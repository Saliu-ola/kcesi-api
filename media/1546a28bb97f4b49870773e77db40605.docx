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21F1E5" w14:textId="284EBAE7" w:rsidR="009E3724" w:rsidRDefault="009E3724" w:rsidP="009E37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3724">
        <w:rPr>
          <w:rFonts w:ascii="Times New Roman" w:hAnsi="Times New Roman" w:cs="Times New Roman"/>
          <w:sz w:val="24"/>
          <w:szCs w:val="24"/>
        </w:rPr>
        <w:t xml:space="preserve">Морфологический анализ динамики атрофических процессов в дерме при использовании гибридного комплекса </w:t>
      </w:r>
      <w:proofErr w:type="spellStart"/>
      <w:r w:rsidRPr="009E3724">
        <w:rPr>
          <w:rFonts w:ascii="Times New Roman" w:hAnsi="Times New Roman" w:cs="Times New Roman"/>
          <w:sz w:val="24"/>
          <w:szCs w:val="24"/>
        </w:rPr>
        <w:t>гиалуроновой</w:t>
      </w:r>
      <w:proofErr w:type="spellEnd"/>
      <w:r w:rsidRPr="009E3724">
        <w:rPr>
          <w:rFonts w:ascii="Times New Roman" w:hAnsi="Times New Roman" w:cs="Times New Roman"/>
          <w:sz w:val="24"/>
          <w:szCs w:val="24"/>
        </w:rPr>
        <w:t xml:space="preserve"> кислоты </w:t>
      </w:r>
      <w:proofErr w:type="spellStart"/>
      <w:r w:rsidRPr="009E3724">
        <w:rPr>
          <w:rFonts w:ascii="Times New Roman" w:hAnsi="Times New Roman" w:cs="Times New Roman"/>
          <w:sz w:val="24"/>
          <w:szCs w:val="24"/>
        </w:rPr>
        <w:t>Hyon</w:t>
      </w:r>
      <w:proofErr w:type="spellEnd"/>
      <w:r w:rsidRPr="009E3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24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9E3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24">
        <w:rPr>
          <w:rFonts w:ascii="Times New Roman" w:hAnsi="Times New Roman" w:cs="Times New Roman"/>
          <w:sz w:val="24"/>
          <w:szCs w:val="24"/>
        </w:rPr>
        <w:t>soft</w:t>
      </w:r>
      <w:proofErr w:type="spellEnd"/>
      <w:r w:rsidRPr="009E3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24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9E3724">
        <w:rPr>
          <w:rFonts w:ascii="Times New Roman" w:hAnsi="Times New Roman" w:cs="Times New Roman"/>
          <w:sz w:val="24"/>
          <w:szCs w:val="24"/>
        </w:rPr>
        <w:t xml:space="preserve"> (матричный </w:t>
      </w:r>
      <w:proofErr w:type="spellStart"/>
      <w:r w:rsidRPr="009E3724">
        <w:rPr>
          <w:rFonts w:ascii="Times New Roman" w:hAnsi="Times New Roman" w:cs="Times New Roman"/>
          <w:sz w:val="24"/>
          <w:szCs w:val="24"/>
        </w:rPr>
        <w:t>биобустер</w:t>
      </w:r>
      <w:proofErr w:type="spellEnd"/>
      <w:r w:rsidRPr="009E372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5BA15E0" w14:textId="77777777" w:rsidR="00B8775B" w:rsidRPr="00183FE7" w:rsidRDefault="00B877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E79B72" w14:textId="5B5F7F9F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183FE7">
        <w:rPr>
          <w:rFonts w:ascii="Times New Roman" w:hAnsi="Times New Roman" w:cs="Times New Roman"/>
          <w:b/>
          <w:bCs/>
          <w:sz w:val="24"/>
          <w:szCs w:val="24"/>
        </w:rPr>
        <w:t>Актуальность проблемы и обоснование исследования</w:t>
      </w:r>
      <w:r w:rsidRPr="00183FE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3775B">
        <w:rPr>
          <w:rFonts w:ascii="Times New Roman" w:hAnsi="Times New Roman" w:cs="Times New Roman"/>
          <w:sz w:val="24"/>
          <w:szCs w:val="24"/>
        </w:rPr>
        <w:t xml:space="preserve">В последние десятилетия наблюдается устойчивый рост интереса к изучению морфологических и функциональных изменений кожи при инволюционных процессах, что обусловлено как увеличением продолжительности жизни населения, так и повышением требований к качеству жизни и внешнему виду [1–3]. Дерма, являясь основным структурным компонентом кожи, обеспечивает её механическую прочность, эластичность и способность к восстановлению [1,3,4]. Ключевыми элементами </w:t>
      </w:r>
      <w:ins w:id="0" w:author="Aleksandra Igrunkova" w:date="2026-06-15T21:57:00Z">
        <w:r w:rsidR="00F8014B">
          <w:rPr>
            <w:rFonts w:ascii="Times New Roman" w:hAnsi="Times New Roman" w:cs="Times New Roman"/>
            <w:sz w:val="24"/>
            <w:szCs w:val="24"/>
          </w:rPr>
          <w:t>внеклеточного</w:t>
        </w:r>
      </w:ins>
      <w:del w:id="1" w:author="Aleksandra Igrunkova" w:date="2026-06-15T21:57:00Z">
        <w:r w:rsidRPr="00C3775B" w:rsidDel="00F8014B">
          <w:rPr>
            <w:rFonts w:ascii="Times New Roman" w:hAnsi="Times New Roman" w:cs="Times New Roman"/>
            <w:sz w:val="24"/>
            <w:szCs w:val="24"/>
          </w:rPr>
          <w:delText xml:space="preserve">дермального </w:delText>
        </w:r>
      </w:del>
      <w:ins w:id="2" w:author="Aleksandra Igrunkova" w:date="2026-06-15T21:57:00Z">
        <w:r w:rsidR="00F8014B" w:rsidRPr="00C3775B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 w:rsidRPr="00C3775B">
        <w:rPr>
          <w:rFonts w:ascii="Times New Roman" w:hAnsi="Times New Roman" w:cs="Times New Roman"/>
          <w:sz w:val="24"/>
          <w:szCs w:val="24"/>
        </w:rPr>
        <w:t xml:space="preserve">матрикса </w:t>
      </w:r>
      <w:del w:id="3" w:author="Aleksandra Igrunkova" w:date="2026-06-15T21:57:00Z">
        <w:r w:rsidRPr="00C3775B" w:rsidDel="00F8014B">
          <w:rPr>
            <w:rFonts w:ascii="Times New Roman" w:hAnsi="Times New Roman" w:cs="Times New Roman"/>
            <w:sz w:val="24"/>
            <w:szCs w:val="24"/>
          </w:rPr>
          <w:delText xml:space="preserve">являются </w:delText>
        </w:r>
      </w:del>
      <w:ins w:id="4" w:author="Aleksandra Igrunkova" w:date="2026-06-15T21:57:00Z">
        <w:r w:rsidR="00F8014B">
          <w:rPr>
            <w:rFonts w:ascii="Times New Roman" w:hAnsi="Times New Roman" w:cs="Times New Roman"/>
            <w:sz w:val="24"/>
            <w:szCs w:val="24"/>
          </w:rPr>
          <w:t xml:space="preserve">дермы являются </w:t>
        </w:r>
        <w:r w:rsidR="00F8014B" w:rsidRPr="00C3775B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 w:rsidRPr="00C3775B">
        <w:rPr>
          <w:rFonts w:ascii="Times New Roman" w:hAnsi="Times New Roman" w:cs="Times New Roman"/>
          <w:sz w:val="24"/>
          <w:szCs w:val="24"/>
        </w:rPr>
        <w:t xml:space="preserve">коллагеновые волокна (преимущественно I и III типов), эластин и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гликозаминогликаны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, включая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гиалуроновую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кислоту [1–3].</w:t>
      </w:r>
    </w:p>
    <w:p w14:paraId="1A433CFB" w14:textId="41C0AE4D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 xml:space="preserve">С возрастом и под воздействием экзогенных факторов (ультрафиолетовое излучение,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оксидативный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стресс, воспаление) происходят выраженные изменения внеклеточного матрикса дермы: уменьшается плотность и упорядоченность коллагеновых волокон, снижается содержание эластина, </w:t>
      </w:r>
      <w:del w:id="5" w:author="Aleksandra Igrunkova" w:date="2026-06-15T21:58:00Z">
        <w:r w:rsidRPr="00C3775B" w:rsidDel="00F8014B">
          <w:rPr>
            <w:rFonts w:ascii="Times New Roman" w:hAnsi="Times New Roman" w:cs="Times New Roman"/>
            <w:sz w:val="24"/>
            <w:szCs w:val="24"/>
          </w:rPr>
          <w:delText xml:space="preserve">изменяется соотношение коллагенов I и III типов, </w:delText>
        </w:r>
      </w:del>
      <w:r w:rsidRPr="00C3775B">
        <w:rPr>
          <w:rFonts w:ascii="Times New Roman" w:hAnsi="Times New Roman" w:cs="Times New Roman"/>
          <w:sz w:val="24"/>
          <w:szCs w:val="24"/>
        </w:rPr>
        <w:t>что приводит к снижению упругости кожи и развитию атрофи</w:t>
      </w:r>
      <w:ins w:id="6" w:author="Aleksandra Igrunkova" w:date="2026-06-15T21:57:00Z">
        <w:r w:rsidR="00F8014B">
          <w:rPr>
            <w:rFonts w:ascii="Times New Roman" w:hAnsi="Times New Roman" w:cs="Times New Roman"/>
            <w:sz w:val="24"/>
            <w:szCs w:val="24"/>
          </w:rPr>
          <w:t>и</w:t>
        </w:r>
      </w:ins>
      <w:del w:id="7" w:author="Aleksandra Igrunkova" w:date="2026-06-15T21:57:00Z">
        <w:r w:rsidRPr="00C3775B" w:rsidDel="00F8014B">
          <w:rPr>
            <w:rFonts w:ascii="Times New Roman" w:hAnsi="Times New Roman" w:cs="Times New Roman"/>
            <w:sz w:val="24"/>
            <w:szCs w:val="24"/>
          </w:rPr>
          <w:delText>ческих процессов</w:delText>
        </w:r>
      </w:del>
      <w:r w:rsidRPr="00C3775B">
        <w:rPr>
          <w:rFonts w:ascii="Times New Roman" w:hAnsi="Times New Roman" w:cs="Times New Roman"/>
          <w:sz w:val="24"/>
          <w:szCs w:val="24"/>
        </w:rPr>
        <w:t xml:space="preserve"> [3,5,6]. Особое значение имеет изменение соотношения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III/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I, отражающее процессы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ремоделирования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ткани и активность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неоколлагенеза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[7,8].</w:t>
      </w:r>
    </w:p>
    <w:p w14:paraId="2087377C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 xml:space="preserve">Современные методы эстетической медицины направлены на стимуляцию регенераторных процессов в дерме. Среди них значительное место занимает применение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гиалуроновой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кислоты (ГК), обладающей выраженными гидрофильными свойствами, способностью модулировать клеточную активность и участвовать в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ремоделировании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внеклеточного матрикса [4–6,9]. Особый интерес представляют гибридные комплексы, сочетающие низко- и высокомолекулярные фракции ГК, которые обеспечивают как быстрый гидратационный эффект, так и пролонгированную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биостимуляцию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[6,11,12].</w:t>
      </w:r>
    </w:p>
    <w:p w14:paraId="7E6862C4" w14:textId="1C82CB16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 xml:space="preserve">Несмотря на наличие клинических и ультразвуковых данных, морфологическая оценка эффективности подобных препаратов, особенно с применением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иммуногистохимических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методов, остаётся недостаточно изученной [7,8,12,13]. </w:t>
      </w:r>
      <w:del w:id="8" w:author="Aleksandra Igrunkova" w:date="2026-06-15T21:59:00Z">
        <w:r w:rsidRPr="00C3775B" w:rsidDel="00F8014B">
          <w:rPr>
            <w:rFonts w:ascii="Times New Roman" w:hAnsi="Times New Roman" w:cs="Times New Roman"/>
            <w:sz w:val="24"/>
            <w:szCs w:val="24"/>
          </w:rPr>
          <w:delText>В частности, ограничено количество работ, посвящённых количественной оценке изменений толщины д</w:delText>
        </w:r>
      </w:del>
      <w:del w:id="9" w:author="Aleksandra Igrunkova" w:date="2026-06-15T21:58:00Z">
        <w:r w:rsidRPr="00C3775B" w:rsidDel="00F8014B">
          <w:rPr>
            <w:rFonts w:ascii="Times New Roman" w:hAnsi="Times New Roman" w:cs="Times New Roman"/>
            <w:sz w:val="24"/>
            <w:szCs w:val="24"/>
          </w:rPr>
          <w:delText>ермальных</w:delText>
        </w:r>
      </w:del>
      <w:del w:id="10" w:author="Aleksandra Igrunkova" w:date="2026-06-15T21:59:00Z">
        <w:r w:rsidRPr="00C3775B" w:rsidDel="00F8014B">
          <w:rPr>
            <w:rFonts w:ascii="Times New Roman" w:hAnsi="Times New Roman" w:cs="Times New Roman"/>
            <w:sz w:val="24"/>
            <w:szCs w:val="24"/>
          </w:rPr>
          <w:delText xml:space="preserve"> слоёв, содержания эластических волокон и экспрессии коллагенов после применения гиалуроновой кислоты [7,8].</w:delText>
        </w:r>
      </w:del>
    </w:p>
    <w:p w14:paraId="05A1E76D" w14:textId="60B5D731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183FE7">
        <w:rPr>
          <w:rFonts w:ascii="Times New Roman" w:hAnsi="Times New Roman" w:cs="Times New Roman"/>
          <w:b/>
          <w:bCs/>
          <w:sz w:val="24"/>
          <w:szCs w:val="24"/>
        </w:rPr>
        <w:t>Научная новизна и значимость работы</w:t>
      </w:r>
      <w:r w:rsidRPr="00C3775B">
        <w:rPr>
          <w:rFonts w:ascii="Times New Roman" w:hAnsi="Times New Roman" w:cs="Times New Roman"/>
          <w:sz w:val="24"/>
          <w:szCs w:val="24"/>
        </w:rPr>
        <w:br/>
        <w:t xml:space="preserve">Данное исследование направлено на комплексный морфологический анализ дермы с использованием как классических гистологических, так и современных цифровых методов обработки изображений, а также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иммуногистохимического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анализа. Впервые планируется оценить влияние гибридного комплекса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гиалуроновой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кислоты на толщину сосочкового и сетчатого слоёв дермы [1,3,12], содержание эластических волокон [3,5], экспрессию коллагенов I и III типов [7,8,13], а также соотношение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III/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I как маркер</w:t>
      </w:r>
      <w:ins w:id="11" w:author="Aleksandra Igrunkova" w:date="2026-06-15T21:59:00Z">
        <w:r w:rsidR="00F8014B">
          <w:rPr>
            <w:rFonts w:ascii="Times New Roman" w:hAnsi="Times New Roman" w:cs="Times New Roman"/>
            <w:sz w:val="24"/>
            <w:szCs w:val="24"/>
          </w:rPr>
          <w:t>а</w:t>
        </w:r>
      </w:ins>
      <w:r w:rsidRPr="00C377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ремоделирования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дермы [7,8].</w:t>
      </w:r>
    </w:p>
    <w:p w14:paraId="2F37FB91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 xml:space="preserve">Полученные данные позволят углубить представления о механизмах действия гибридных форм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гиалуроновой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кислоты и обосновать их применение с морфологической точки зрения.</w:t>
      </w:r>
    </w:p>
    <w:p w14:paraId="11BAC1A5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183FE7">
        <w:rPr>
          <w:rFonts w:ascii="Times New Roman" w:hAnsi="Times New Roman" w:cs="Times New Roman"/>
          <w:b/>
          <w:bCs/>
          <w:sz w:val="24"/>
          <w:szCs w:val="24"/>
        </w:rPr>
        <w:t>Обоснование выбора методов исследования</w:t>
      </w:r>
      <w:r w:rsidRPr="00C3775B">
        <w:rPr>
          <w:rFonts w:ascii="Times New Roman" w:hAnsi="Times New Roman" w:cs="Times New Roman"/>
          <w:sz w:val="24"/>
          <w:szCs w:val="24"/>
        </w:rPr>
        <w:br/>
        <w:t xml:space="preserve">Выбор морфометрических и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иммуногистохимических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методов обусловлен необходимостью объективной оценки структурных изменений дермы.</w:t>
      </w:r>
    </w:p>
    <w:p w14:paraId="44A393DC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 xml:space="preserve">Морфометрия (измерение толщины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дермальных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слоёв):</w:t>
      </w:r>
      <w:r w:rsidRPr="00C3775B">
        <w:rPr>
          <w:rFonts w:ascii="Times New Roman" w:hAnsi="Times New Roman" w:cs="Times New Roman"/>
          <w:sz w:val="24"/>
          <w:szCs w:val="24"/>
        </w:rPr>
        <w:br/>
        <w:t xml:space="preserve">Измерение толщины сосочкового и сетчатого слоёв дермы в микрометрах позволяет </w:t>
      </w:r>
      <w:r w:rsidRPr="00C3775B">
        <w:rPr>
          <w:rFonts w:ascii="Times New Roman" w:hAnsi="Times New Roman" w:cs="Times New Roman"/>
          <w:sz w:val="24"/>
          <w:szCs w:val="24"/>
        </w:rPr>
        <w:lastRenderedPageBreak/>
        <w:t xml:space="preserve">количественно оценить степень атрофии или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ремоделирования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ткани. Данный показатель является чувствительным маркером возрастных изменений и эффективности терапевтического воздействия [3,12,14].</w:t>
      </w:r>
    </w:p>
    <w:p w14:paraId="526C2C3F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>Оценка эластических волокон:</w:t>
      </w:r>
      <w:r w:rsidRPr="00C3775B">
        <w:rPr>
          <w:rFonts w:ascii="Times New Roman" w:hAnsi="Times New Roman" w:cs="Times New Roman"/>
          <w:sz w:val="24"/>
          <w:szCs w:val="24"/>
        </w:rPr>
        <w:br/>
        <w:t>Эластин играет ключевую роль в обеспечении упругости кожи. Его количественная и полуколичественная оценка позволяет повысить достоверность результатов и снизить субъективность интерпретации [3,5].</w:t>
      </w:r>
    </w:p>
    <w:p w14:paraId="1AEA581D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Иммуногистохимическое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исследование коллагенов I и III типов:</w:t>
      </w:r>
      <w:r w:rsidRPr="00C3775B">
        <w:rPr>
          <w:rFonts w:ascii="Times New Roman" w:hAnsi="Times New Roman" w:cs="Times New Roman"/>
          <w:sz w:val="24"/>
          <w:szCs w:val="24"/>
        </w:rPr>
        <w:br/>
        <w:t xml:space="preserve">Коллаген I типа обеспечивает прочность ткани, тогда как коллаген III типа ассоциирован с процессами регенерации и ранними стадиями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ремоделирования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. Оценка их экспрессии и расчёт соотношения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III/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I позволяют судить о направлении морфогенетических процессов [7–9].</w:t>
      </w:r>
    </w:p>
    <w:p w14:paraId="2B43013D" w14:textId="706EFCA9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 xml:space="preserve">Использование программы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ImageJ</w:t>
      </w:r>
      <w:proofErr w:type="spellEnd"/>
      <w:r w:rsidR="00183FE7">
        <w:rPr>
          <w:rFonts w:ascii="Times New Roman" w:hAnsi="Times New Roman" w:cs="Times New Roman"/>
          <w:sz w:val="24"/>
          <w:szCs w:val="24"/>
        </w:rPr>
        <w:t xml:space="preserve"> и </w:t>
      </w:r>
      <w:r w:rsidR="00183FE7">
        <w:rPr>
          <w:rFonts w:ascii="Times New Roman" w:hAnsi="Times New Roman" w:cs="Times New Roman"/>
          <w:sz w:val="24"/>
          <w:szCs w:val="24"/>
          <w:lang w:val="en-US"/>
        </w:rPr>
        <w:t>NDP</w:t>
      </w:r>
      <w:r w:rsidR="00183FE7" w:rsidRPr="00183FE7">
        <w:rPr>
          <w:rFonts w:ascii="Times New Roman" w:hAnsi="Times New Roman" w:cs="Times New Roman"/>
          <w:sz w:val="24"/>
          <w:szCs w:val="24"/>
        </w:rPr>
        <w:t xml:space="preserve"> </w:t>
      </w:r>
      <w:r w:rsidR="00183FE7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C3775B">
        <w:rPr>
          <w:rFonts w:ascii="Times New Roman" w:hAnsi="Times New Roman" w:cs="Times New Roman"/>
          <w:sz w:val="24"/>
          <w:szCs w:val="24"/>
        </w:rPr>
        <w:br/>
        <w:t xml:space="preserve">Применение цифрового анализа изображений обеспечивает объективность количественных измерений,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воспроизводимость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результатов и возможность стандартизации данных [7,8,15].</w:t>
      </w:r>
    </w:p>
    <w:p w14:paraId="64789C46" w14:textId="39130968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02101029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183FE7">
        <w:rPr>
          <w:rFonts w:ascii="Times New Roman" w:hAnsi="Times New Roman" w:cs="Times New Roman"/>
          <w:b/>
          <w:bCs/>
          <w:sz w:val="24"/>
          <w:szCs w:val="24"/>
        </w:rPr>
        <w:t>Практическая значимость</w:t>
      </w:r>
      <w:r w:rsidRPr="00C3775B">
        <w:rPr>
          <w:rFonts w:ascii="Times New Roman" w:hAnsi="Times New Roman" w:cs="Times New Roman"/>
          <w:sz w:val="24"/>
          <w:szCs w:val="24"/>
        </w:rPr>
        <w:br/>
        <w:t xml:space="preserve">Результаты исследования могут быть использованы для морфологического обоснования применения гибридных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биобустеров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, оптимизации протоколов эстетической терапии и разработки объективных критериев оценки эффективности </w:t>
      </w:r>
      <w:proofErr w:type="spellStart"/>
      <w:r w:rsidRPr="00C3775B">
        <w:rPr>
          <w:rFonts w:ascii="Times New Roman" w:hAnsi="Times New Roman" w:cs="Times New Roman"/>
          <w:sz w:val="24"/>
          <w:szCs w:val="24"/>
        </w:rPr>
        <w:t>антивозрастных</w:t>
      </w:r>
      <w:proofErr w:type="spellEnd"/>
      <w:r w:rsidRPr="00C3775B">
        <w:rPr>
          <w:rFonts w:ascii="Times New Roman" w:hAnsi="Times New Roman" w:cs="Times New Roman"/>
          <w:sz w:val="24"/>
          <w:szCs w:val="24"/>
        </w:rPr>
        <w:t xml:space="preserve"> вмешательств.</w:t>
      </w:r>
    </w:p>
    <w:p w14:paraId="7EAA03C5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7E97A117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56B5B57C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69B7E0EA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3FBE1E20" w14:textId="77777777" w:rsidR="00183FE7" w:rsidRDefault="00183FE7" w:rsidP="00C3775B">
      <w:pPr>
        <w:rPr>
          <w:rFonts w:ascii="Times New Roman" w:hAnsi="Times New Roman" w:cs="Times New Roman"/>
          <w:sz w:val="24"/>
          <w:szCs w:val="24"/>
        </w:rPr>
      </w:pPr>
    </w:p>
    <w:p w14:paraId="5A73DA43" w14:textId="77777777" w:rsidR="00183FE7" w:rsidRDefault="00183FE7" w:rsidP="00C3775B">
      <w:pPr>
        <w:rPr>
          <w:rFonts w:ascii="Times New Roman" w:hAnsi="Times New Roman" w:cs="Times New Roman"/>
          <w:sz w:val="24"/>
          <w:szCs w:val="24"/>
        </w:rPr>
      </w:pPr>
    </w:p>
    <w:p w14:paraId="0CFC1F2D" w14:textId="77777777" w:rsidR="00183FE7" w:rsidRDefault="00183FE7" w:rsidP="00C3775B">
      <w:pPr>
        <w:rPr>
          <w:rFonts w:ascii="Times New Roman" w:hAnsi="Times New Roman" w:cs="Times New Roman"/>
          <w:sz w:val="24"/>
          <w:szCs w:val="24"/>
        </w:rPr>
      </w:pPr>
    </w:p>
    <w:p w14:paraId="7D65F217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28384636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65D30EE4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2FEC951C" w14:textId="77777777" w:rsid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693F5202" w14:textId="77777777" w:rsidR="00C3775B" w:rsidRPr="00C3775B" w:rsidRDefault="00C3775B" w:rsidP="00C3775B">
      <w:pPr>
        <w:rPr>
          <w:rFonts w:ascii="Times New Roman" w:hAnsi="Times New Roman" w:cs="Times New Roman"/>
          <w:sz w:val="24"/>
          <w:szCs w:val="24"/>
        </w:rPr>
      </w:pPr>
    </w:p>
    <w:p w14:paraId="3D47A226" w14:textId="60859BA1" w:rsidR="00C3775B" w:rsidRPr="00183FE7" w:rsidRDefault="00C3775B" w:rsidP="00C3775B">
      <w:pPr>
        <w:rPr>
          <w:rFonts w:ascii="Times New Roman" w:hAnsi="Times New Roman" w:cs="Times New Roman"/>
          <w:sz w:val="24"/>
          <w:szCs w:val="24"/>
        </w:rPr>
      </w:pPr>
      <w:r w:rsidRPr="00C3775B">
        <w:rPr>
          <w:rFonts w:ascii="Times New Roman" w:hAnsi="Times New Roman" w:cs="Times New Roman"/>
          <w:sz w:val="24"/>
          <w:szCs w:val="24"/>
        </w:rPr>
        <w:t>Список</w:t>
      </w:r>
      <w:r w:rsidRPr="00183FE7">
        <w:rPr>
          <w:rFonts w:ascii="Times New Roman" w:hAnsi="Times New Roman" w:cs="Times New Roman"/>
          <w:sz w:val="24"/>
          <w:szCs w:val="24"/>
        </w:rPr>
        <w:t xml:space="preserve"> </w:t>
      </w:r>
      <w:r w:rsidRPr="00C3775B">
        <w:rPr>
          <w:rFonts w:ascii="Times New Roman" w:hAnsi="Times New Roman" w:cs="Times New Roman"/>
          <w:sz w:val="24"/>
          <w:szCs w:val="24"/>
        </w:rPr>
        <w:t>литературы</w:t>
      </w:r>
      <w:r w:rsidR="00183FE7" w:rsidRPr="00183FE7">
        <w:rPr>
          <w:rFonts w:ascii="Times New Roman" w:hAnsi="Times New Roman" w:cs="Times New Roman"/>
          <w:sz w:val="24"/>
          <w:szCs w:val="24"/>
        </w:rPr>
        <w:t xml:space="preserve"> (</w:t>
      </w:r>
      <w:r w:rsidR="00183FE7">
        <w:rPr>
          <w:rFonts w:ascii="Times New Roman" w:hAnsi="Times New Roman" w:cs="Times New Roman"/>
          <w:sz w:val="24"/>
          <w:szCs w:val="24"/>
        </w:rPr>
        <w:t>еще</w:t>
      </w:r>
      <w:r w:rsidR="00183FE7" w:rsidRPr="00183FE7">
        <w:rPr>
          <w:rFonts w:ascii="Times New Roman" w:hAnsi="Times New Roman" w:cs="Times New Roman"/>
          <w:sz w:val="24"/>
          <w:szCs w:val="24"/>
        </w:rPr>
        <w:t xml:space="preserve"> </w:t>
      </w:r>
      <w:r w:rsidR="00183FE7">
        <w:rPr>
          <w:rFonts w:ascii="Times New Roman" w:hAnsi="Times New Roman" w:cs="Times New Roman"/>
          <w:sz w:val="24"/>
          <w:szCs w:val="24"/>
        </w:rPr>
        <w:t>добавлю русские источники и оформлю)</w:t>
      </w:r>
    </w:p>
    <w:p w14:paraId="7ED80E71" w14:textId="77777777" w:rsidR="00C3775B" w:rsidRPr="00183FE7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5" w:history="1">
        <w:r w:rsidR="00C3775B" w:rsidRPr="00C3775B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Dermal extracellular matrix molecules in skin development, homeostasis, wound regeneration and diseases - PubMed</w:t>
        </w:r>
      </w:hyperlink>
    </w:p>
    <w:p w14:paraId="760C0829" w14:textId="77777777" w:rsidR="00183FE7" w:rsidRPr="00F8014B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6" w:history="1"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Time-Resolved Extracellular Matrix Atlas of the Developing Human Skin Dermis - PubMed</w:t>
        </w:r>
      </w:hyperlink>
    </w:p>
    <w:p w14:paraId="7D5D604B" w14:textId="77777777" w:rsidR="00183FE7" w:rsidRPr="00F8014B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7" w:history="1"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Alterations in extracellular matrix composition during aging and </w:t>
        </w:r>
        <w:proofErr w:type="spellStart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photoaging</w:t>
        </w:r>
        <w:proofErr w:type="spellEnd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 of the skin - PubMed</w:t>
        </w:r>
      </w:hyperlink>
    </w:p>
    <w:p w14:paraId="7E0772BB" w14:textId="78CC12C4" w:rsidR="00C3775B" w:rsidRPr="00F8014B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8" w:history="1"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The Degradation of </w:t>
        </w:r>
        <w:proofErr w:type="spellStart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Hyaluronan</w:t>
        </w:r>
        <w:proofErr w:type="spellEnd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 in the Skin - PMC</w:t>
        </w:r>
      </w:hyperlink>
      <w:r w:rsidR="00C3775B" w:rsidRPr="00C377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55CFF4BB" w14:textId="496A6F3D" w:rsidR="00183FE7" w:rsidRPr="00F8014B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9" w:history="1"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A green-based approach for noninvasive skin rejuvenation: Potential application of hyaluronic acid - PubMed</w:t>
        </w:r>
      </w:hyperlink>
    </w:p>
    <w:p w14:paraId="1E52E43E" w14:textId="326D3860" w:rsidR="00183FE7" w:rsidRPr="00F8014B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0" w:history="1"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Skin </w:t>
        </w:r>
        <w:proofErr w:type="spellStart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biostimulation</w:t>
        </w:r>
        <w:proofErr w:type="spellEnd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 and hyaluroni</w:t>
        </w:r>
        <w:bookmarkStart w:id="12" w:name="_GoBack"/>
        <w:bookmarkEnd w:id="12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c acid: Current knowledge and new evidence - PubMed</w:t>
        </w:r>
      </w:hyperlink>
    </w:p>
    <w:p w14:paraId="1F775896" w14:textId="13336AD6" w:rsidR="00183FE7" w:rsidRPr="00F8014B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1" w:history="1"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A Case Series Report on Superficial Application of </w:t>
        </w:r>
        <w:proofErr w:type="spellStart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Polydensified</w:t>
        </w:r>
        <w:proofErr w:type="spellEnd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 Cohesive Matrix Hyaluronic Acid </w:t>
        </w:r>
        <w:proofErr w:type="gramStart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Through</w:t>
        </w:r>
        <w:proofErr w:type="gramEnd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 Biopsies</w:t>
        </w:r>
      </w:hyperlink>
    </w:p>
    <w:p w14:paraId="007A3042" w14:textId="00D203F3" w:rsidR="00183FE7" w:rsidRPr="00F8014B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2" w:history="1"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In Vitro Evaluation of the Effects of Multipoint Hyaluronic Acid‐Based Intradermal Fillers on Skin Quality Using a Novel 3D Reconstructed Skin Aging Model - </w:t>
        </w:r>
        <w:proofErr w:type="spellStart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Albouy</w:t>
        </w:r>
        <w:proofErr w:type="spellEnd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 - 2025 - Journal of Cosmetic Dermatology - Wiley Online Library</w:t>
        </w:r>
      </w:hyperlink>
    </w:p>
    <w:p w14:paraId="124BD7A8" w14:textId="070C5BD1" w:rsidR="00183FE7" w:rsidRPr="00F8014B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3" w:history="1"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Skin Cell and Tissue Responses to Cross-Linked Hyaluronic Acid in Low-Grade Inflammatory Conditions - PubMed</w:t>
        </w:r>
      </w:hyperlink>
    </w:p>
    <w:p w14:paraId="35D2BE6B" w14:textId="28B5531E" w:rsidR="00183FE7" w:rsidRPr="00F8014B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4" w:history="1"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Effect of </w:t>
        </w:r>
        <w:proofErr w:type="spellStart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Hyaluronan</w:t>
        </w:r>
        <w:proofErr w:type="spellEnd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 in Collagen Biomaterials on Human Macrophages and Fibroblasts </w:t>
        </w:r>
        <w:proofErr w:type="gramStart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In</w:t>
        </w:r>
        <w:proofErr w:type="gramEnd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 Vitro</w:t>
        </w:r>
      </w:hyperlink>
    </w:p>
    <w:p w14:paraId="05531A1E" w14:textId="4E5528C1" w:rsidR="00183FE7" w:rsidRPr="00F8014B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5" w:history="1"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Efficacy and Safety of Amino Acid-Enriched Hyaluronic Acid in Facial Rejuvenation: A Systematic Review and Meta-Analysis - PubMed</w:t>
        </w:r>
      </w:hyperlink>
    </w:p>
    <w:p w14:paraId="1FDBD6F5" w14:textId="50D6D0B0" w:rsidR="00183FE7" w:rsidRPr="00F8014B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6" w:history="1"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Hyaluronic Acid and Calcium Hydroxyapatite in the Context of Hypertrophic </w:t>
        </w:r>
        <w:proofErr w:type="spellStart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Photoaging</w:t>
        </w:r>
        <w:proofErr w:type="spellEnd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. Evaluation by 2D, 3D Photographs and Reflectance Confocal Microscopy (RCM) - PubMed</w:t>
        </w:r>
      </w:hyperlink>
    </w:p>
    <w:p w14:paraId="1CF34999" w14:textId="0E4E287C" w:rsidR="00183FE7" w:rsidRPr="00F8014B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7" w:history="1"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Hyaluronic acid-fibrin hydrogels show improved mechanical stability in </w:t>
        </w:r>
        <w:proofErr w:type="spellStart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dermo</w:t>
        </w:r>
        <w:proofErr w:type="spellEnd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-epidermal skin substitutes - </w:t>
        </w:r>
        <w:proofErr w:type="spellStart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ScienceDirect</w:t>
        </w:r>
        <w:proofErr w:type="spellEnd"/>
      </w:hyperlink>
    </w:p>
    <w:p w14:paraId="5F2C0649" w14:textId="4637D7F8" w:rsidR="00183FE7" w:rsidRPr="00F8014B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8" w:history="1"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 xml:space="preserve">Effects of hyaluronic acid with different molecular weights and concentrations on skin optical clearing and collagen fibril structural characteristics - </w:t>
        </w:r>
        <w:proofErr w:type="spellStart"/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ScienceDirect</w:t>
        </w:r>
        <w:proofErr w:type="spellEnd"/>
      </w:hyperlink>
    </w:p>
    <w:p w14:paraId="2A226888" w14:textId="0C253FBF" w:rsidR="00183FE7" w:rsidRPr="00183FE7" w:rsidRDefault="00F8014B" w:rsidP="00C3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9" w:history="1">
        <w:r w:rsidR="00183FE7" w:rsidRPr="00183FE7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Absolute Quantification and Spatial Mapping of Hyaluronic Acid in Histological Tissue Sections | ACS Measurement Science Au</w:t>
        </w:r>
      </w:hyperlink>
    </w:p>
    <w:p w14:paraId="10623B03" w14:textId="77777777" w:rsidR="00C3775B" w:rsidRPr="00C3775B" w:rsidRDefault="00C3775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3775B" w:rsidRPr="00C377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C24E5"/>
    <w:multiLevelType w:val="multilevel"/>
    <w:tmpl w:val="3D2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4D47"/>
    <w:multiLevelType w:val="multilevel"/>
    <w:tmpl w:val="A9A6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D6198"/>
    <w:multiLevelType w:val="multilevel"/>
    <w:tmpl w:val="817C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887781"/>
    <w:multiLevelType w:val="multilevel"/>
    <w:tmpl w:val="A3DE29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F93234"/>
    <w:multiLevelType w:val="multilevel"/>
    <w:tmpl w:val="63E0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E6D81"/>
    <w:multiLevelType w:val="multilevel"/>
    <w:tmpl w:val="71705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leksandra Igrunkova">
    <w15:presenceInfo w15:providerId="None" w15:userId="Aleksandra Igrunkov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724"/>
    <w:rsid w:val="000B2470"/>
    <w:rsid w:val="00183FE7"/>
    <w:rsid w:val="0056676E"/>
    <w:rsid w:val="009E3724"/>
    <w:rsid w:val="00B8775B"/>
    <w:rsid w:val="00C23713"/>
    <w:rsid w:val="00C3775B"/>
    <w:rsid w:val="00F8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D62B"/>
  <w15:chartTrackingRefBased/>
  <w15:docId w15:val="{E428DBED-7E2A-4F56-9F77-E25A9988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3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3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3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3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37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37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37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37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37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37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3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3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3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37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37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37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3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37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3724"/>
    <w:rPr>
      <w:b/>
      <w:bCs/>
      <w:smallCaps/>
      <w:color w:val="0F4761" w:themeColor="accent1" w:themeShade="BF"/>
      <w:spacing w:val="5"/>
    </w:rPr>
  </w:style>
  <w:style w:type="character" w:styleId="ac">
    <w:name w:val="Emphasis"/>
    <w:basedOn w:val="a0"/>
    <w:uiPriority w:val="20"/>
    <w:qFormat/>
    <w:rsid w:val="00C3775B"/>
    <w:rPr>
      <w:i/>
      <w:iCs/>
    </w:rPr>
  </w:style>
  <w:style w:type="character" w:styleId="ad">
    <w:name w:val="Hyperlink"/>
    <w:basedOn w:val="a0"/>
    <w:uiPriority w:val="99"/>
    <w:unhideWhenUsed/>
    <w:rsid w:val="00C3775B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3775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83F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8961566/?utm_source=chatgpt.com" TargetMode="External"/><Relationship Id="rId13" Type="http://schemas.openxmlformats.org/officeDocument/2006/relationships/hyperlink" Target="https://pubmed.ncbi.nlm.nih.gov/37663889/" TargetMode="External"/><Relationship Id="rId18" Type="http://schemas.openxmlformats.org/officeDocument/2006/relationships/hyperlink" Target="https://www.sciencedirect.com/science/article/pii/S0141813025055072?utm_source=chatgpt.com" TargetMode="Externa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hyperlink" Target="https://pubmed.ncbi.nlm.nih.gov/33543036/" TargetMode="External"/><Relationship Id="rId12" Type="http://schemas.openxmlformats.org/officeDocument/2006/relationships/hyperlink" Target="https://onlinelibrary.wiley.com/doi/full/10.1111/jocd.70362?utm_source=chatgpt.com" TargetMode="External"/><Relationship Id="rId17" Type="http://schemas.openxmlformats.org/officeDocument/2006/relationships/hyperlink" Target="https://www.sciencedirect.com/science/article/pii/S0928493121004926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med.ncbi.nlm.nih.gov/39340192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34901026/" TargetMode="External"/><Relationship Id="rId11" Type="http://schemas.openxmlformats.org/officeDocument/2006/relationships/hyperlink" Target="https://www.mdpi.com/2079-9284/12/1/13?utm_source=chatgpt.com" TargetMode="External"/><Relationship Id="rId5" Type="http://schemas.openxmlformats.org/officeDocument/2006/relationships/hyperlink" Target="https://pubmed.ncbi.nlm.nih.gov/35339360/" TargetMode="External"/><Relationship Id="rId15" Type="http://schemas.openxmlformats.org/officeDocument/2006/relationships/hyperlink" Target="https://pubmed.ncbi.nlm.nih.gov/41724989/" TargetMode="External"/><Relationship Id="rId10" Type="http://schemas.openxmlformats.org/officeDocument/2006/relationships/hyperlink" Target="https://pubmed.ncbi.nlm.nih.gov/38140737/" TargetMode="External"/><Relationship Id="rId19" Type="http://schemas.openxmlformats.org/officeDocument/2006/relationships/hyperlink" Target="https://pubs.acs.org/doi/10.1021/acsmeasuresciau.5c00138?goto=supporting-info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7343757/" TargetMode="External"/><Relationship Id="rId14" Type="http://schemas.openxmlformats.org/officeDocument/2006/relationships/hyperlink" Target="https://www.mdpi.com/2079-4983/16/5/167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Мухамед Альжанов</dc:creator>
  <cp:keywords/>
  <dc:description/>
  <cp:lastModifiedBy>Aleksandra Igrunkova</cp:lastModifiedBy>
  <cp:revision>3</cp:revision>
  <dcterms:created xsi:type="dcterms:W3CDTF">2026-06-15T08:06:00Z</dcterms:created>
  <dcterms:modified xsi:type="dcterms:W3CDTF">2026-06-15T19:00:00Z</dcterms:modified>
</cp:coreProperties>
</file>