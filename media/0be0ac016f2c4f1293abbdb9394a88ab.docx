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63254D" w14:textId="77777777" w:rsidR="00301516" w:rsidRDefault="00AC78DA" w:rsidP="00AC78DA">
      <w:pPr>
        <w:ind w:firstLine="900"/>
        <w:jc w:val="both"/>
        <w:rPr>
          <w:ins w:id="0" w:author="Aleksandra Igrunkova" w:date="2026-06-15T21:40:00Z"/>
          <w:rFonts w:ascii="Times New Roman" w:hAnsi="Times New Roman" w:cs="Times New Roman"/>
          <w:sz w:val="24"/>
          <w:szCs w:val="24"/>
        </w:rPr>
      </w:pPr>
      <w:bookmarkStart w:id="1" w:name="_GoBack"/>
      <w:bookmarkEnd w:id="1"/>
      <w:del w:id="2" w:author="Aleksandra Igrunkova" w:date="2026-06-15T21:01:00Z">
        <w:r w:rsidRPr="00AC78DA" w:rsidDel="00AC78DA">
          <w:rPr>
            <w:rFonts w:ascii="Times New Roman" w:hAnsi="Times New Roman" w:cs="Times New Roman"/>
            <w:sz w:val="24"/>
            <w:szCs w:val="24"/>
          </w:rPr>
          <w:delText>Распространённость в</w:delText>
        </w:r>
      </w:del>
      <w:ins w:id="3" w:author="Aleksandra Igrunkova" w:date="2026-06-15T21:01:00Z">
        <w:r>
          <w:rPr>
            <w:rFonts w:ascii="Times New Roman" w:hAnsi="Times New Roman" w:cs="Times New Roman"/>
            <w:sz w:val="24"/>
            <w:szCs w:val="24"/>
          </w:rPr>
          <w:t>В</w:t>
        </w:r>
      </w:ins>
      <w:r w:rsidRPr="00AC78DA">
        <w:rPr>
          <w:rFonts w:ascii="Times New Roman" w:hAnsi="Times New Roman" w:cs="Times New Roman"/>
          <w:sz w:val="24"/>
          <w:szCs w:val="24"/>
        </w:rPr>
        <w:t>озрастны</w:t>
      </w:r>
      <w:del w:id="4" w:author="Aleksandra Igrunkova" w:date="2026-06-15T21:01:00Z">
        <w:r w:rsidRPr="00AC78DA" w:rsidDel="00AC78DA">
          <w:rPr>
            <w:rFonts w:ascii="Times New Roman" w:hAnsi="Times New Roman" w:cs="Times New Roman"/>
            <w:sz w:val="24"/>
            <w:szCs w:val="24"/>
          </w:rPr>
          <w:delText>х</w:delText>
        </w:r>
      </w:del>
      <w:ins w:id="5" w:author="Aleksandra Igrunkova" w:date="2026-06-15T21:01:00Z">
        <w:r>
          <w:rPr>
            <w:rFonts w:ascii="Times New Roman" w:hAnsi="Times New Roman" w:cs="Times New Roman"/>
            <w:sz w:val="24"/>
            <w:szCs w:val="24"/>
          </w:rPr>
          <w:t>е</w:t>
        </w:r>
      </w:ins>
      <w:r w:rsidRPr="00AC78DA">
        <w:rPr>
          <w:rFonts w:ascii="Times New Roman" w:hAnsi="Times New Roman" w:cs="Times New Roman"/>
          <w:sz w:val="24"/>
          <w:szCs w:val="24"/>
        </w:rPr>
        <w:t xml:space="preserve"> </w:t>
      </w:r>
      <w:del w:id="6" w:author="Aleksandra Igrunkova" w:date="2026-06-15T21:01:00Z">
        <w:r w:rsidRPr="00AC78DA" w:rsidDel="00AC78DA">
          <w:rPr>
            <w:rFonts w:ascii="Times New Roman" w:hAnsi="Times New Roman" w:cs="Times New Roman"/>
            <w:sz w:val="24"/>
            <w:szCs w:val="24"/>
          </w:rPr>
          <w:delText xml:space="preserve">и патологических </w:delText>
        </w:r>
      </w:del>
      <w:r w:rsidRPr="00AC78DA">
        <w:rPr>
          <w:rFonts w:ascii="Times New Roman" w:hAnsi="Times New Roman" w:cs="Times New Roman"/>
          <w:sz w:val="24"/>
          <w:szCs w:val="24"/>
        </w:rPr>
        <w:t>изменени</w:t>
      </w:r>
      <w:ins w:id="7" w:author="Aleksandra Igrunkova" w:date="2026-06-15T21:01:00Z">
        <w:r>
          <w:rPr>
            <w:rFonts w:ascii="Times New Roman" w:hAnsi="Times New Roman" w:cs="Times New Roman"/>
            <w:sz w:val="24"/>
            <w:szCs w:val="24"/>
          </w:rPr>
          <w:t>я</w:t>
        </w:r>
      </w:ins>
      <w:del w:id="8" w:author="Aleksandra Igrunkova" w:date="2026-06-15T21:01:00Z">
        <w:r w:rsidRPr="00AC78DA" w:rsidDel="00AC78DA">
          <w:rPr>
            <w:rFonts w:ascii="Times New Roman" w:hAnsi="Times New Roman" w:cs="Times New Roman"/>
            <w:sz w:val="24"/>
            <w:szCs w:val="24"/>
          </w:rPr>
          <w:delText>й</w:delText>
        </w:r>
      </w:del>
      <w:r w:rsidRPr="00AC78DA">
        <w:rPr>
          <w:rFonts w:ascii="Times New Roman" w:hAnsi="Times New Roman" w:cs="Times New Roman"/>
          <w:sz w:val="24"/>
          <w:szCs w:val="24"/>
        </w:rPr>
        <w:t xml:space="preserve"> кожи</w:t>
      </w:r>
      <w:ins w:id="9" w:author="Aleksandra Igrunkova" w:date="2026-06-15T21:01:00Z">
        <w:r>
          <w:rPr>
            <w:rFonts w:ascii="Times New Roman" w:hAnsi="Times New Roman" w:cs="Times New Roman"/>
            <w:sz w:val="24"/>
            <w:szCs w:val="24"/>
          </w:rPr>
          <w:t xml:space="preserve"> </w:t>
        </w:r>
      </w:ins>
      <w:del w:id="10" w:author="Aleksandra Igrunkova" w:date="2026-06-15T21:01:00Z">
        <w:r w:rsidRPr="00AC78DA" w:rsidDel="00AC78DA">
          <w:rPr>
            <w:rFonts w:ascii="Times New Roman" w:hAnsi="Times New Roman" w:cs="Times New Roman"/>
            <w:sz w:val="24"/>
            <w:szCs w:val="24"/>
          </w:rPr>
          <w:delText xml:space="preserve">, </w:delText>
        </w:r>
      </w:del>
      <w:r w:rsidRPr="00AC78DA">
        <w:rPr>
          <w:rFonts w:ascii="Times New Roman" w:hAnsi="Times New Roman" w:cs="Times New Roman"/>
          <w:sz w:val="24"/>
          <w:szCs w:val="24"/>
        </w:rPr>
        <w:t>проявля</w:t>
      </w:r>
      <w:del w:id="11" w:author="Aleksandra Igrunkova" w:date="2026-06-15T21:01:00Z">
        <w:r w:rsidRPr="00AC78DA" w:rsidDel="00AC78DA">
          <w:rPr>
            <w:rFonts w:ascii="Times New Roman" w:hAnsi="Times New Roman" w:cs="Times New Roman"/>
            <w:sz w:val="24"/>
            <w:szCs w:val="24"/>
          </w:rPr>
          <w:delText>ющих</w:delText>
        </w:r>
      </w:del>
      <w:ins w:id="12" w:author="Aleksandra Igrunkova" w:date="2026-06-15T21:01:00Z">
        <w:r>
          <w:rPr>
            <w:rFonts w:ascii="Times New Roman" w:hAnsi="Times New Roman" w:cs="Times New Roman"/>
            <w:sz w:val="24"/>
            <w:szCs w:val="24"/>
          </w:rPr>
          <w:t>ют</w:t>
        </w:r>
      </w:ins>
      <w:r w:rsidRPr="00AC78DA">
        <w:rPr>
          <w:rFonts w:ascii="Times New Roman" w:hAnsi="Times New Roman" w:cs="Times New Roman"/>
          <w:sz w:val="24"/>
          <w:szCs w:val="24"/>
        </w:rPr>
        <w:t xml:space="preserve">ся снижением барьерной функции, </w:t>
      </w:r>
      <w:ins w:id="13" w:author="Aleksandra Igrunkova" w:date="2026-06-15T21:01:00Z">
        <w:r>
          <w:rPr>
            <w:rFonts w:ascii="Times New Roman" w:hAnsi="Times New Roman" w:cs="Times New Roman"/>
            <w:sz w:val="24"/>
            <w:szCs w:val="24"/>
          </w:rPr>
          <w:t xml:space="preserve">и </w:t>
        </w:r>
      </w:ins>
      <w:r w:rsidRPr="00AC78DA">
        <w:rPr>
          <w:rFonts w:ascii="Times New Roman" w:hAnsi="Times New Roman" w:cs="Times New Roman"/>
          <w:sz w:val="24"/>
          <w:szCs w:val="24"/>
        </w:rPr>
        <w:t>регенеративного потенциала</w:t>
      </w:r>
      <w:ins w:id="14" w:author="Aleksandra Igrunkova" w:date="2026-06-15T21:36:00Z">
        <w:r w:rsidR="00301516">
          <w:rPr>
            <w:rFonts w:ascii="Times New Roman" w:hAnsi="Times New Roman" w:cs="Times New Roman"/>
            <w:sz w:val="24"/>
            <w:szCs w:val="24"/>
          </w:rPr>
          <w:t>, что приводит</w:t>
        </w:r>
      </w:ins>
      <w:del w:id="15" w:author="Aleksandra Igrunkova" w:date="2026-06-15T21:37:00Z">
        <w:r w:rsidRPr="00AC78DA" w:rsidDel="00301516">
          <w:rPr>
            <w:rFonts w:ascii="Times New Roman" w:hAnsi="Times New Roman" w:cs="Times New Roman"/>
            <w:sz w:val="24"/>
            <w:szCs w:val="24"/>
          </w:rPr>
          <w:delText xml:space="preserve"> и</w:delText>
        </w:r>
      </w:del>
      <w:ins w:id="16" w:author="Aleksandra Igrunkova" w:date="2026-06-15T21:37:00Z">
        <w:r w:rsidR="00301516">
          <w:rPr>
            <w:rFonts w:ascii="Times New Roman" w:hAnsi="Times New Roman" w:cs="Times New Roman"/>
            <w:sz w:val="24"/>
            <w:szCs w:val="24"/>
          </w:rPr>
          <w:t xml:space="preserve"> к</w:t>
        </w:r>
      </w:ins>
      <w:r w:rsidRPr="00AC78DA">
        <w:rPr>
          <w:rFonts w:ascii="Times New Roman" w:hAnsi="Times New Roman" w:cs="Times New Roman"/>
          <w:sz w:val="24"/>
          <w:szCs w:val="24"/>
        </w:rPr>
        <w:t xml:space="preserve"> ухудшени</w:t>
      </w:r>
      <w:del w:id="17" w:author="Aleksandra Igrunkova" w:date="2026-06-15T21:37:00Z">
        <w:r w:rsidRPr="00AC78DA" w:rsidDel="00301516">
          <w:rPr>
            <w:rFonts w:ascii="Times New Roman" w:hAnsi="Times New Roman" w:cs="Times New Roman"/>
            <w:sz w:val="24"/>
            <w:szCs w:val="24"/>
          </w:rPr>
          <w:delText>ем</w:delText>
        </w:r>
      </w:del>
      <w:ins w:id="18" w:author="Aleksandra Igrunkova" w:date="2026-06-15T21:37:00Z">
        <w:r w:rsidR="00301516">
          <w:rPr>
            <w:rFonts w:ascii="Times New Roman" w:hAnsi="Times New Roman" w:cs="Times New Roman"/>
            <w:sz w:val="24"/>
            <w:szCs w:val="24"/>
          </w:rPr>
          <w:t>ю</w:t>
        </w:r>
      </w:ins>
      <w:r w:rsidRPr="00AC78DA">
        <w:rPr>
          <w:rFonts w:ascii="Times New Roman" w:hAnsi="Times New Roman" w:cs="Times New Roman"/>
          <w:sz w:val="24"/>
          <w:szCs w:val="24"/>
        </w:rPr>
        <w:t xml:space="preserve"> качества жизни</w:t>
      </w:r>
      <w:del w:id="19" w:author="Aleksandra Igrunkova" w:date="2026-06-15T21:37:00Z">
        <w:r w:rsidRPr="00AC78DA" w:rsidDel="00301516">
          <w:rPr>
            <w:rFonts w:ascii="Times New Roman" w:hAnsi="Times New Roman" w:cs="Times New Roman"/>
            <w:sz w:val="24"/>
            <w:szCs w:val="24"/>
          </w:rPr>
          <w:delText xml:space="preserve"> пациентов</w:delText>
        </w:r>
      </w:del>
      <w:ins w:id="20" w:author="Aleksandra Igrunkova" w:date="2026-06-15T21:37:00Z">
        <w:r w:rsidR="00301516">
          <w:rPr>
            <w:rFonts w:ascii="Times New Roman" w:hAnsi="Times New Roman" w:cs="Times New Roman"/>
            <w:sz w:val="24"/>
            <w:szCs w:val="24"/>
          </w:rPr>
          <w:t>.</w:t>
        </w:r>
      </w:ins>
      <w:del w:id="21" w:author="Aleksandra Igrunkova" w:date="2026-06-15T21:37:00Z">
        <w:r w:rsidRPr="00AC78DA" w:rsidDel="00301516">
          <w:rPr>
            <w:rFonts w:ascii="Times New Roman" w:hAnsi="Times New Roman" w:cs="Times New Roman"/>
            <w:sz w:val="24"/>
            <w:szCs w:val="24"/>
          </w:rPr>
          <w:delText>,</w:delText>
        </w:r>
      </w:del>
      <w:ins w:id="22" w:author="Aleksandra Igrunkova" w:date="2026-06-15T21:37:00Z">
        <w:r w:rsidR="00301516">
          <w:rPr>
            <w:rFonts w:ascii="Times New Roman" w:hAnsi="Times New Roman" w:cs="Times New Roman"/>
            <w:sz w:val="24"/>
            <w:szCs w:val="24"/>
          </w:rPr>
          <w:t xml:space="preserve"> Это</w:t>
        </w:r>
      </w:ins>
      <w:r w:rsidRPr="00AC78DA">
        <w:rPr>
          <w:rFonts w:ascii="Times New Roman" w:hAnsi="Times New Roman" w:cs="Times New Roman"/>
          <w:sz w:val="24"/>
          <w:szCs w:val="24"/>
        </w:rPr>
        <w:t xml:space="preserve"> обусловливает необходимость поиска эффективных методов их коррекции. </w:t>
      </w:r>
    </w:p>
    <w:p w14:paraId="3B9AA84E" w14:textId="77777777" w:rsidR="00AC78DA" w:rsidRDefault="00301516" w:rsidP="00AC78DA">
      <w:pPr>
        <w:ind w:firstLine="900"/>
        <w:jc w:val="both"/>
        <w:rPr>
          <w:rFonts w:ascii="Times New Roman" w:hAnsi="Times New Roman" w:cs="Times New Roman"/>
          <w:sz w:val="24"/>
          <w:szCs w:val="24"/>
        </w:rPr>
      </w:pPr>
      <w:ins w:id="23" w:author="Aleksandra Igrunkova" w:date="2026-06-15T21:37:00Z">
        <w:r>
          <w:rPr>
            <w:rFonts w:ascii="Times New Roman" w:hAnsi="Times New Roman" w:cs="Times New Roman"/>
            <w:sz w:val="24"/>
            <w:szCs w:val="24"/>
          </w:rPr>
          <w:t xml:space="preserve">Согласно данным исследования Х и соавторов (год) </w:t>
        </w:r>
      </w:ins>
      <w:del w:id="24" w:author="Aleksandra Igrunkova" w:date="2026-06-15T21:37:00Z">
        <w:r w:rsidR="00AC78DA" w:rsidRPr="00AC78DA" w:rsidDel="00301516">
          <w:rPr>
            <w:rFonts w:ascii="Times New Roman" w:hAnsi="Times New Roman" w:cs="Times New Roman"/>
            <w:sz w:val="24"/>
            <w:szCs w:val="24"/>
          </w:rPr>
          <w:delText xml:space="preserve">Морфометрический анализ фотозащитных участков кожи на основе 25 аутопсий, разделённых на четыре возрастные группы (0–12 лет, 13–25 лет, 26–54 года и ≥55 лет), демонстрирует, что внутреннее старение существенно влияет на её состав: </w:delText>
        </w:r>
      </w:del>
      <w:r w:rsidR="00AC78DA" w:rsidRPr="00AC78DA">
        <w:rPr>
          <w:rFonts w:ascii="Times New Roman" w:hAnsi="Times New Roman" w:cs="Times New Roman"/>
          <w:sz w:val="24"/>
          <w:szCs w:val="24"/>
        </w:rPr>
        <w:t xml:space="preserve">с возрастом уменьшается толщина эпидермиса, снижаются </w:t>
      </w:r>
      <w:commentRangeStart w:id="25"/>
      <w:r w:rsidR="00AC78DA" w:rsidRPr="00AC78DA">
        <w:rPr>
          <w:rFonts w:ascii="Times New Roman" w:hAnsi="Times New Roman" w:cs="Times New Roman"/>
          <w:sz w:val="24"/>
          <w:szCs w:val="24"/>
        </w:rPr>
        <w:t>межпальцевые</w:t>
      </w:r>
      <w:commentRangeEnd w:id="25"/>
      <w:r>
        <w:rPr>
          <w:rStyle w:val="a3"/>
        </w:rPr>
        <w:commentReference w:id="25"/>
      </w:r>
      <w:r w:rsidR="00AC78DA" w:rsidRPr="00AC78DA">
        <w:rPr>
          <w:rFonts w:ascii="Times New Roman" w:hAnsi="Times New Roman" w:cs="Times New Roman"/>
          <w:sz w:val="24"/>
          <w:szCs w:val="24"/>
        </w:rPr>
        <w:t xml:space="preserve"> и митотические индексы и</w:t>
      </w:r>
      <w:ins w:id="26" w:author="Aleksandra Igrunkova" w:date="2026-06-15T21:38:00Z">
        <w:r>
          <w:rPr>
            <w:rFonts w:ascii="Times New Roman" w:hAnsi="Times New Roman" w:cs="Times New Roman"/>
            <w:sz w:val="24"/>
            <w:szCs w:val="24"/>
          </w:rPr>
          <w:t xml:space="preserve"> степень</w:t>
        </w:r>
      </w:ins>
      <w:r w:rsidR="00AC78DA" w:rsidRPr="00AC78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78DA" w:rsidRPr="00AC78DA">
        <w:rPr>
          <w:rFonts w:ascii="Times New Roman" w:hAnsi="Times New Roman" w:cs="Times New Roman"/>
          <w:sz w:val="24"/>
          <w:szCs w:val="24"/>
        </w:rPr>
        <w:t>васкуляризация</w:t>
      </w:r>
      <w:proofErr w:type="spellEnd"/>
      <w:r w:rsidR="00AC78DA" w:rsidRPr="00AC78DA">
        <w:rPr>
          <w:rFonts w:ascii="Times New Roman" w:hAnsi="Times New Roman" w:cs="Times New Roman"/>
          <w:sz w:val="24"/>
          <w:szCs w:val="24"/>
        </w:rPr>
        <w:t xml:space="preserve"> дермы. </w:t>
      </w:r>
      <w:del w:id="27" w:author="Aleksandra Igrunkova" w:date="2026-06-15T21:40:00Z">
        <w:r w:rsidR="00AC78DA" w:rsidRPr="00AC78DA" w:rsidDel="00301516">
          <w:rPr>
            <w:rFonts w:ascii="Times New Roman" w:hAnsi="Times New Roman" w:cs="Times New Roman"/>
            <w:sz w:val="24"/>
            <w:szCs w:val="24"/>
          </w:rPr>
          <w:delText xml:space="preserve">В </w:delText>
        </w:r>
        <w:commentRangeStart w:id="28"/>
        <w:r w:rsidR="00AC78DA" w:rsidRPr="00AC78DA" w:rsidDel="00301516">
          <w:rPr>
            <w:rFonts w:ascii="Times New Roman" w:hAnsi="Times New Roman" w:cs="Times New Roman"/>
            <w:sz w:val="24"/>
            <w:szCs w:val="24"/>
          </w:rPr>
          <w:delText xml:space="preserve">состарившемся роговом слое </w:delText>
        </w:r>
        <w:commentRangeEnd w:id="28"/>
        <w:r w:rsidDel="00301516">
          <w:rPr>
            <w:rStyle w:val="a3"/>
          </w:rPr>
          <w:commentReference w:id="28"/>
        </w:r>
        <w:r w:rsidR="00AC78DA" w:rsidRPr="00AC78DA" w:rsidDel="00301516">
          <w:rPr>
            <w:rFonts w:ascii="Times New Roman" w:hAnsi="Times New Roman" w:cs="Times New Roman"/>
            <w:sz w:val="24"/>
            <w:szCs w:val="24"/>
          </w:rPr>
          <w:delText>общее содержание липидов снижается более чем на 30% по сравнению с молодым, а рН поверхности кожи заметно повышается у лиц старше 70 лет</w:delText>
        </w:r>
      </w:del>
      <w:del w:id="29" w:author="Aleksandra Igrunkova" w:date="2026-06-15T21:39:00Z">
        <w:r w:rsidR="00AC78DA" w:rsidRPr="00AC78DA" w:rsidDel="00301516">
          <w:rPr>
            <w:rFonts w:ascii="Times New Roman" w:hAnsi="Times New Roman" w:cs="Times New Roman"/>
            <w:sz w:val="24"/>
            <w:szCs w:val="24"/>
          </w:rPr>
          <w:delText>,</w:delText>
        </w:r>
      </w:del>
      <w:del w:id="30" w:author="Aleksandra Igrunkova" w:date="2026-06-15T21:40:00Z">
        <w:r w:rsidR="00AC78DA" w:rsidRPr="00AC78DA" w:rsidDel="0030151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</w:del>
      <w:del w:id="31" w:author="Aleksandra Igrunkova" w:date="2026-06-15T21:39:00Z">
        <w:r w:rsidR="00AC78DA" w:rsidRPr="00AC78DA" w:rsidDel="00301516">
          <w:rPr>
            <w:rFonts w:ascii="Times New Roman" w:hAnsi="Times New Roman" w:cs="Times New Roman"/>
            <w:sz w:val="24"/>
            <w:szCs w:val="24"/>
          </w:rPr>
          <w:delText>достигая на предплечье значений 5,75 ± 0,43.</w:delText>
        </w:r>
      </w:del>
      <w:del w:id="32" w:author="Aleksandra Igrunkova" w:date="2026-06-15T21:40:00Z">
        <w:r w:rsidR="00AC78DA" w:rsidRPr="00AC78DA" w:rsidDel="0030151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</w:del>
      <w:r w:rsidR="00AC78DA" w:rsidRPr="00AC78DA">
        <w:rPr>
          <w:rFonts w:ascii="Times New Roman" w:hAnsi="Times New Roman" w:cs="Times New Roman"/>
          <w:sz w:val="24"/>
          <w:szCs w:val="24"/>
        </w:rPr>
        <w:t xml:space="preserve">Ключевым проявлением дистрофических изменений является нарушение структуры и функции эпидермиса. </w:t>
      </w:r>
      <w:commentRangeStart w:id="33"/>
      <w:r w:rsidR="00AC78DA" w:rsidRPr="00AC78DA">
        <w:rPr>
          <w:rFonts w:ascii="Times New Roman" w:hAnsi="Times New Roman" w:cs="Times New Roman"/>
          <w:sz w:val="24"/>
          <w:szCs w:val="24"/>
        </w:rPr>
        <w:t xml:space="preserve">Морфологически </w:t>
      </w:r>
      <w:ins w:id="34" w:author="Aleksandra Igrunkova" w:date="2026-06-15T21:41:00Z">
        <w:r>
          <w:rPr>
            <w:rFonts w:ascii="Times New Roman" w:hAnsi="Times New Roman" w:cs="Times New Roman"/>
            <w:sz w:val="24"/>
            <w:szCs w:val="24"/>
          </w:rPr>
          <w:t>эт</w:t>
        </w:r>
      </w:ins>
      <w:del w:id="35" w:author="Aleksandra Igrunkova" w:date="2026-06-15T21:41:00Z">
        <w:r w:rsidR="00AC78DA" w:rsidRPr="00AC78DA" w:rsidDel="00301516">
          <w:rPr>
            <w:rFonts w:ascii="Times New Roman" w:hAnsi="Times New Roman" w:cs="Times New Roman"/>
            <w:sz w:val="24"/>
            <w:szCs w:val="24"/>
          </w:rPr>
          <w:delText>он</w:delText>
        </w:r>
      </w:del>
      <w:r w:rsidR="00AC78DA" w:rsidRPr="00AC78DA">
        <w:rPr>
          <w:rFonts w:ascii="Times New Roman" w:hAnsi="Times New Roman" w:cs="Times New Roman"/>
          <w:sz w:val="24"/>
          <w:szCs w:val="24"/>
        </w:rPr>
        <w:t xml:space="preserve">о выражается </w:t>
      </w:r>
      <w:del w:id="36" w:author="Aleksandra Igrunkova" w:date="2026-06-15T21:41:00Z">
        <w:r w:rsidR="00AC78DA" w:rsidRPr="00AC78DA" w:rsidDel="00301516">
          <w:rPr>
            <w:rFonts w:ascii="Times New Roman" w:hAnsi="Times New Roman" w:cs="Times New Roman"/>
            <w:sz w:val="24"/>
            <w:szCs w:val="24"/>
          </w:rPr>
          <w:delText xml:space="preserve">как в </w:delText>
        </w:r>
      </w:del>
      <w:r w:rsidR="00AC78DA" w:rsidRPr="00AC78DA">
        <w:rPr>
          <w:rFonts w:ascii="Times New Roman" w:hAnsi="Times New Roman" w:cs="Times New Roman"/>
          <w:sz w:val="24"/>
          <w:szCs w:val="24"/>
        </w:rPr>
        <w:t>истончени</w:t>
      </w:r>
      <w:del w:id="37" w:author="Aleksandra Igrunkova" w:date="2026-06-15T21:41:00Z">
        <w:r w:rsidR="00AC78DA" w:rsidRPr="00AC78DA" w:rsidDel="00301516">
          <w:rPr>
            <w:rFonts w:ascii="Times New Roman" w:hAnsi="Times New Roman" w:cs="Times New Roman"/>
            <w:sz w:val="24"/>
            <w:szCs w:val="24"/>
          </w:rPr>
          <w:delText>и</w:delText>
        </w:r>
      </w:del>
      <w:ins w:id="38" w:author="Aleksandra Igrunkova" w:date="2026-06-15T21:41:00Z">
        <w:r>
          <w:rPr>
            <w:rFonts w:ascii="Times New Roman" w:hAnsi="Times New Roman" w:cs="Times New Roman"/>
            <w:sz w:val="24"/>
            <w:szCs w:val="24"/>
          </w:rPr>
          <w:t>ем</w:t>
        </w:r>
      </w:ins>
      <w:r w:rsidR="00AC78DA" w:rsidRPr="00AC78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78DA" w:rsidRPr="00AC78DA">
        <w:rPr>
          <w:rFonts w:ascii="Times New Roman" w:hAnsi="Times New Roman" w:cs="Times New Roman"/>
          <w:sz w:val="24"/>
          <w:szCs w:val="24"/>
        </w:rPr>
        <w:t>эпидермального</w:t>
      </w:r>
      <w:proofErr w:type="spellEnd"/>
      <w:r w:rsidR="00AC78DA" w:rsidRPr="00AC78DA">
        <w:rPr>
          <w:rFonts w:ascii="Times New Roman" w:hAnsi="Times New Roman" w:cs="Times New Roman"/>
          <w:sz w:val="24"/>
          <w:szCs w:val="24"/>
        </w:rPr>
        <w:t xml:space="preserve"> пласта вследствие снижения пролиферативной активности базальных </w:t>
      </w:r>
      <w:proofErr w:type="spellStart"/>
      <w:r w:rsidR="00AC78DA" w:rsidRPr="00AC78DA">
        <w:rPr>
          <w:rFonts w:ascii="Times New Roman" w:hAnsi="Times New Roman" w:cs="Times New Roman"/>
          <w:sz w:val="24"/>
          <w:szCs w:val="24"/>
        </w:rPr>
        <w:t>кератиноцитов</w:t>
      </w:r>
      <w:proofErr w:type="spellEnd"/>
      <w:r w:rsidR="00AC78DA" w:rsidRPr="00AC78DA">
        <w:rPr>
          <w:rFonts w:ascii="Times New Roman" w:hAnsi="Times New Roman" w:cs="Times New Roman"/>
          <w:sz w:val="24"/>
          <w:szCs w:val="24"/>
        </w:rPr>
        <w:t xml:space="preserve"> и замедления их дифференцировки, так и в реактивном утолщении отдельных участков с развитием </w:t>
      </w:r>
      <w:proofErr w:type="spellStart"/>
      <w:r w:rsidR="00AC78DA" w:rsidRPr="00AC78DA">
        <w:rPr>
          <w:rFonts w:ascii="Times New Roman" w:hAnsi="Times New Roman" w:cs="Times New Roman"/>
          <w:sz w:val="24"/>
          <w:szCs w:val="24"/>
        </w:rPr>
        <w:t>акантоза</w:t>
      </w:r>
      <w:proofErr w:type="spellEnd"/>
      <w:r w:rsidR="00AC78DA" w:rsidRPr="00AC78DA">
        <w:rPr>
          <w:rFonts w:ascii="Times New Roman" w:hAnsi="Times New Roman" w:cs="Times New Roman"/>
          <w:sz w:val="24"/>
          <w:szCs w:val="24"/>
        </w:rPr>
        <w:t>.</w:t>
      </w:r>
      <w:del w:id="39" w:author="Aleksandra Igrunkova" w:date="2026-06-15T21:42:00Z">
        <w:r w:rsidR="00AC78DA" w:rsidRPr="00AC78DA" w:rsidDel="0030151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commentRangeEnd w:id="33"/>
        <w:r w:rsidDel="00301516">
          <w:rPr>
            <w:rStyle w:val="a3"/>
          </w:rPr>
          <w:commentReference w:id="33"/>
        </w:r>
        <w:r w:rsidR="00AC78DA" w:rsidRPr="00AC78DA" w:rsidDel="00301516">
          <w:rPr>
            <w:rFonts w:ascii="Times New Roman" w:hAnsi="Times New Roman" w:cs="Times New Roman"/>
            <w:sz w:val="24"/>
            <w:szCs w:val="24"/>
          </w:rPr>
          <w:delText xml:space="preserve">Дополнительным маркером деструктивных процессов служит появление с развитием акантоза, </w:delText>
        </w:r>
        <w:r w:rsidR="00AC78DA" w:rsidDel="00301516">
          <w:rPr>
            <w:rFonts w:ascii="Times New Roman" w:hAnsi="Times New Roman" w:cs="Times New Roman"/>
            <w:sz w:val="24"/>
            <w:szCs w:val="24"/>
          </w:rPr>
          <w:delText>а также дистрофии кератиноцитов</w:delText>
        </w:r>
        <w:r w:rsidR="00AC78DA" w:rsidRPr="00AC78DA" w:rsidDel="00301516">
          <w:rPr>
            <w:rFonts w:ascii="Times New Roman" w:hAnsi="Times New Roman" w:cs="Times New Roman"/>
            <w:sz w:val="24"/>
            <w:szCs w:val="24"/>
          </w:rPr>
          <w:delText>, свидетельствующее о внутриклеточных дистрофических нарушениях.</w:delText>
        </w:r>
      </w:del>
      <w:r w:rsidR="00AC78DA" w:rsidRPr="00AC78DA">
        <w:rPr>
          <w:rFonts w:ascii="Times New Roman" w:hAnsi="Times New Roman" w:cs="Times New Roman"/>
          <w:sz w:val="24"/>
          <w:szCs w:val="24"/>
        </w:rPr>
        <w:t xml:space="preserve"> </w:t>
      </w:r>
      <w:ins w:id="40" w:author="Aleksandra Igrunkova" w:date="2026-06-15T21:42:00Z">
        <w:r>
          <w:rPr>
            <w:rFonts w:ascii="Times New Roman" w:hAnsi="Times New Roman" w:cs="Times New Roman"/>
            <w:sz w:val="24"/>
            <w:szCs w:val="24"/>
          </w:rPr>
          <w:t>Более того, в</w:t>
        </w:r>
      </w:ins>
      <w:ins w:id="41" w:author="Aleksandra Igrunkova" w:date="2026-06-15T21:40:00Z">
        <w:r w:rsidRPr="00AC78DA">
          <w:rPr>
            <w:rFonts w:ascii="Times New Roman" w:hAnsi="Times New Roman" w:cs="Times New Roman"/>
            <w:sz w:val="24"/>
            <w:szCs w:val="24"/>
          </w:rPr>
          <w:t xml:space="preserve"> </w:t>
        </w:r>
        <w:commentRangeStart w:id="42"/>
        <w:r w:rsidRPr="00AC78DA">
          <w:rPr>
            <w:rFonts w:ascii="Times New Roman" w:hAnsi="Times New Roman" w:cs="Times New Roman"/>
            <w:sz w:val="24"/>
            <w:szCs w:val="24"/>
          </w:rPr>
          <w:t>с</w:t>
        </w:r>
        <w:r>
          <w:rPr>
            <w:rFonts w:ascii="Times New Roman" w:hAnsi="Times New Roman" w:cs="Times New Roman"/>
            <w:sz w:val="24"/>
            <w:szCs w:val="24"/>
          </w:rPr>
          <w:t>остарившемся рогово</w:t>
        </w:r>
      </w:ins>
      <w:ins w:id="43" w:author="Aleksandra Igrunkova" w:date="2026-06-15T21:43:00Z">
        <w:r>
          <w:rPr>
            <w:rFonts w:ascii="Times New Roman" w:hAnsi="Times New Roman" w:cs="Times New Roman"/>
            <w:sz w:val="24"/>
            <w:szCs w:val="24"/>
          </w:rPr>
          <w:t>м</w:t>
        </w:r>
      </w:ins>
      <w:ins w:id="44" w:author="Aleksandra Igrunkova" w:date="2026-06-15T21:40:00Z">
        <w:r w:rsidRPr="00AC78DA">
          <w:rPr>
            <w:rFonts w:ascii="Times New Roman" w:hAnsi="Times New Roman" w:cs="Times New Roman"/>
            <w:sz w:val="24"/>
            <w:szCs w:val="24"/>
          </w:rPr>
          <w:t xml:space="preserve"> сло</w:t>
        </w:r>
      </w:ins>
      <w:ins w:id="45" w:author="Aleksandra Igrunkova" w:date="2026-06-15T21:42:00Z">
        <w:r>
          <w:rPr>
            <w:rFonts w:ascii="Times New Roman" w:hAnsi="Times New Roman" w:cs="Times New Roman"/>
            <w:sz w:val="24"/>
            <w:szCs w:val="24"/>
          </w:rPr>
          <w:t>е кожи</w:t>
        </w:r>
      </w:ins>
      <w:ins w:id="46" w:author="Aleksandra Igrunkova" w:date="2026-06-15T21:40:00Z">
        <w:r w:rsidRPr="00AC78DA">
          <w:rPr>
            <w:rFonts w:ascii="Times New Roman" w:hAnsi="Times New Roman" w:cs="Times New Roman"/>
            <w:sz w:val="24"/>
            <w:szCs w:val="24"/>
          </w:rPr>
          <w:t xml:space="preserve"> </w:t>
        </w:r>
        <w:commentRangeEnd w:id="42"/>
        <w:r>
          <w:rPr>
            <w:rStyle w:val="a3"/>
          </w:rPr>
          <w:commentReference w:id="42"/>
        </w:r>
        <w:r w:rsidRPr="00AC78DA">
          <w:rPr>
            <w:rFonts w:ascii="Times New Roman" w:hAnsi="Times New Roman" w:cs="Times New Roman"/>
            <w:sz w:val="24"/>
            <w:szCs w:val="24"/>
          </w:rPr>
          <w:t>общее содержание липидов снижается более чем на 30% по сравнению с молодым, а рН поверхности кожи заметно повышается у лиц старше 70 лет</w:t>
        </w:r>
        <w:r>
          <w:rPr>
            <w:rFonts w:ascii="Times New Roman" w:hAnsi="Times New Roman" w:cs="Times New Roman"/>
            <w:sz w:val="24"/>
            <w:szCs w:val="24"/>
          </w:rPr>
          <w:t>.</w:t>
        </w:r>
        <w:r w:rsidRPr="00AC78DA">
          <w:rPr>
            <w:rFonts w:ascii="Times New Roman" w:hAnsi="Times New Roman" w:cs="Times New Roman"/>
            <w:sz w:val="24"/>
            <w:szCs w:val="24"/>
          </w:rPr>
          <w:t xml:space="preserve">  </w:t>
        </w:r>
      </w:ins>
      <w:del w:id="47" w:author="Aleksandra Igrunkova" w:date="2026-06-15T21:40:00Z">
        <w:r w:rsidR="00AC78DA" w:rsidRPr="00AC78DA" w:rsidDel="00301516">
          <w:rPr>
            <w:rFonts w:ascii="Times New Roman" w:hAnsi="Times New Roman" w:cs="Times New Roman"/>
            <w:sz w:val="24"/>
            <w:szCs w:val="24"/>
          </w:rPr>
          <w:delText xml:space="preserve">При патологических состояниях, таких как буллёзный рецессивный дистрофический эпидермолиз, разрушение эпидермально-дермального соединения приводит к тому, что риск развития плоскоклеточного рака кожи возрастает в 70 раз по сравнению со здоровыми людьми. </w:delText>
        </w:r>
      </w:del>
    </w:p>
    <w:p w14:paraId="37378E0E" w14:textId="77777777" w:rsidR="00AC78DA" w:rsidRDefault="00AC78DA" w:rsidP="00301516">
      <w:pPr>
        <w:ind w:firstLine="900"/>
        <w:jc w:val="both"/>
        <w:rPr>
          <w:rFonts w:ascii="Times New Roman" w:hAnsi="Times New Roman" w:cs="Times New Roman"/>
          <w:sz w:val="24"/>
          <w:szCs w:val="24"/>
        </w:rPr>
      </w:pPr>
      <w:moveFromRangeStart w:id="48" w:author="Aleksandra Igrunkova" w:date="2026-06-15T21:43:00Z" w:name="move232452226"/>
      <w:moveFrom w:id="49" w:author="Aleksandra Igrunkova" w:date="2026-06-15T21:43:00Z">
        <w:r w:rsidRPr="00AC78DA" w:rsidDel="00301516">
          <w:rPr>
            <w:rFonts w:ascii="Times New Roman" w:hAnsi="Times New Roman" w:cs="Times New Roman"/>
            <w:sz w:val="24"/>
            <w:szCs w:val="24"/>
          </w:rPr>
          <w:t xml:space="preserve">Гибридный комплекс на основе гиалуроновой кислоты направлен на коррекцию указанных дистрофических изменений. Предполагается, что </w:t>
        </w:r>
      </w:moveFrom>
      <w:moveFromRangeEnd w:id="48"/>
      <w:del w:id="50" w:author="Aleksandra Igrunkova" w:date="2026-06-15T21:43:00Z">
        <w:r w:rsidRPr="00AC78DA" w:rsidDel="00301516">
          <w:rPr>
            <w:rFonts w:ascii="Times New Roman" w:hAnsi="Times New Roman" w:cs="Times New Roman"/>
            <w:sz w:val="24"/>
            <w:szCs w:val="24"/>
          </w:rPr>
          <w:delText>г</w:delText>
        </w:r>
      </w:del>
      <w:proofErr w:type="spellStart"/>
      <w:ins w:id="51" w:author="Aleksandra Igrunkova" w:date="2026-06-15T21:43:00Z">
        <w:r w:rsidR="00301516">
          <w:rPr>
            <w:rFonts w:ascii="Times New Roman" w:hAnsi="Times New Roman" w:cs="Times New Roman"/>
            <w:sz w:val="24"/>
            <w:szCs w:val="24"/>
          </w:rPr>
          <w:t>Г</w:t>
        </w:r>
      </w:ins>
      <w:r w:rsidRPr="00AC78DA">
        <w:rPr>
          <w:rFonts w:ascii="Times New Roman" w:hAnsi="Times New Roman" w:cs="Times New Roman"/>
          <w:sz w:val="24"/>
          <w:szCs w:val="24"/>
        </w:rPr>
        <w:t>иалуроновая</w:t>
      </w:r>
      <w:proofErr w:type="spellEnd"/>
      <w:r w:rsidRPr="00AC78DA">
        <w:rPr>
          <w:rFonts w:ascii="Times New Roman" w:hAnsi="Times New Roman" w:cs="Times New Roman"/>
          <w:sz w:val="24"/>
          <w:szCs w:val="24"/>
        </w:rPr>
        <w:t xml:space="preserve"> кислота</w:t>
      </w:r>
      <w:ins w:id="52" w:author="Aleksandra Igrunkova" w:date="2026-06-15T21:43:00Z">
        <w:r w:rsidR="00301516">
          <w:rPr>
            <w:rFonts w:ascii="Times New Roman" w:hAnsi="Times New Roman" w:cs="Times New Roman"/>
            <w:sz w:val="24"/>
            <w:szCs w:val="24"/>
          </w:rPr>
          <w:t>,</w:t>
        </w:r>
      </w:ins>
      <w:r w:rsidRPr="00AC78DA">
        <w:rPr>
          <w:rFonts w:ascii="Times New Roman" w:hAnsi="Times New Roman" w:cs="Times New Roman"/>
          <w:sz w:val="24"/>
          <w:szCs w:val="24"/>
        </w:rPr>
        <w:t xml:space="preserve"> как основной компонент внеклеточного матрикса</w:t>
      </w:r>
      <w:ins w:id="53" w:author="Aleksandra Igrunkova" w:date="2026-06-15T21:43:00Z">
        <w:r w:rsidR="00301516">
          <w:rPr>
            <w:rFonts w:ascii="Times New Roman" w:hAnsi="Times New Roman" w:cs="Times New Roman"/>
            <w:sz w:val="24"/>
            <w:szCs w:val="24"/>
          </w:rPr>
          <w:t>,</w:t>
        </w:r>
      </w:ins>
      <w:r w:rsidRPr="00AC78DA">
        <w:rPr>
          <w:rFonts w:ascii="Times New Roman" w:hAnsi="Times New Roman" w:cs="Times New Roman"/>
          <w:sz w:val="24"/>
          <w:szCs w:val="24"/>
        </w:rPr>
        <w:t xml:space="preserve"> способна восстанавливать микроокружение </w:t>
      </w:r>
      <w:proofErr w:type="spellStart"/>
      <w:r w:rsidRPr="00AC78DA">
        <w:rPr>
          <w:rFonts w:ascii="Times New Roman" w:hAnsi="Times New Roman" w:cs="Times New Roman"/>
          <w:sz w:val="24"/>
          <w:szCs w:val="24"/>
        </w:rPr>
        <w:t>кератиноцитов</w:t>
      </w:r>
      <w:proofErr w:type="spellEnd"/>
      <w:r w:rsidRPr="00AC78DA">
        <w:rPr>
          <w:rFonts w:ascii="Times New Roman" w:hAnsi="Times New Roman" w:cs="Times New Roman"/>
          <w:sz w:val="24"/>
          <w:szCs w:val="24"/>
        </w:rPr>
        <w:t xml:space="preserve">, стимулируя их пролиферативную активность, нормализуя скорость дифференцировки и, как следствие, уменьшая выраженность </w:t>
      </w:r>
      <w:proofErr w:type="spellStart"/>
      <w:r w:rsidRPr="00AC78DA">
        <w:rPr>
          <w:rFonts w:ascii="Times New Roman" w:hAnsi="Times New Roman" w:cs="Times New Roman"/>
          <w:sz w:val="24"/>
          <w:szCs w:val="24"/>
        </w:rPr>
        <w:t>акантоза</w:t>
      </w:r>
      <w:proofErr w:type="spellEnd"/>
      <w:r w:rsidRPr="00AC78DA">
        <w:rPr>
          <w:rFonts w:ascii="Times New Roman" w:hAnsi="Times New Roman" w:cs="Times New Roman"/>
          <w:sz w:val="24"/>
          <w:szCs w:val="24"/>
        </w:rPr>
        <w:t xml:space="preserve"> и вакуольной дистрофии. </w:t>
      </w:r>
      <w:ins w:id="54" w:author="Aleksandra Igrunkova" w:date="2026-06-15T21:43:00Z">
        <w:r w:rsidR="00301516">
          <w:rPr>
            <w:rFonts w:ascii="Times New Roman" w:hAnsi="Times New Roman" w:cs="Times New Roman"/>
            <w:sz w:val="24"/>
            <w:szCs w:val="24"/>
          </w:rPr>
          <w:t xml:space="preserve"> </w:t>
        </w:r>
      </w:ins>
    </w:p>
    <w:p w14:paraId="69518121" w14:textId="77777777" w:rsidR="00301516" w:rsidDel="00301516" w:rsidRDefault="00AC78DA" w:rsidP="00301516">
      <w:pPr>
        <w:ind w:firstLine="900"/>
        <w:jc w:val="both"/>
        <w:rPr>
          <w:del w:id="55" w:author="Aleksandra Igrunkova" w:date="2026-06-15T21:44:00Z"/>
          <w:moveTo w:id="56" w:author="Aleksandra Igrunkova" w:date="2026-06-15T21:43:00Z"/>
          <w:rFonts w:ascii="Times New Roman" w:hAnsi="Times New Roman" w:cs="Times New Roman"/>
          <w:sz w:val="24"/>
          <w:szCs w:val="24"/>
        </w:rPr>
      </w:pPr>
      <w:r w:rsidRPr="00AC78DA">
        <w:rPr>
          <w:rFonts w:ascii="Times New Roman" w:hAnsi="Times New Roman" w:cs="Times New Roman"/>
          <w:sz w:val="24"/>
          <w:szCs w:val="24"/>
        </w:rPr>
        <w:t xml:space="preserve">Цель исследования: </w:t>
      </w:r>
      <w:ins w:id="57" w:author="Aleksandra Igrunkova" w:date="2026-06-15T21:43:00Z">
        <w:r w:rsidR="00301516">
          <w:rPr>
            <w:rFonts w:ascii="Times New Roman" w:hAnsi="Times New Roman" w:cs="Times New Roman"/>
            <w:sz w:val="24"/>
            <w:szCs w:val="24"/>
          </w:rPr>
          <w:t xml:space="preserve">изучить влияние </w:t>
        </w:r>
      </w:ins>
      <w:moveToRangeStart w:id="58" w:author="Aleksandra Igrunkova" w:date="2026-06-15T21:43:00Z" w:name="move232452226"/>
      <w:moveTo w:id="59" w:author="Aleksandra Igrunkova" w:date="2026-06-15T21:43:00Z">
        <w:del w:id="60" w:author="Aleksandra Igrunkova" w:date="2026-06-15T21:43:00Z">
          <w:r w:rsidR="00301516" w:rsidRPr="00AC78DA" w:rsidDel="00301516">
            <w:rPr>
              <w:rFonts w:ascii="Times New Roman" w:hAnsi="Times New Roman" w:cs="Times New Roman"/>
              <w:sz w:val="24"/>
              <w:szCs w:val="24"/>
            </w:rPr>
            <w:delText>Г</w:delText>
          </w:r>
        </w:del>
      </w:moveTo>
      <w:ins w:id="61" w:author="Aleksandra Igrunkova" w:date="2026-06-15T21:43:00Z">
        <w:r w:rsidR="00301516">
          <w:rPr>
            <w:rFonts w:ascii="Times New Roman" w:hAnsi="Times New Roman" w:cs="Times New Roman"/>
            <w:sz w:val="24"/>
            <w:szCs w:val="24"/>
          </w:rPr>
          <w:t>г</w:t>
        </w:r>
      </w:ins>
      <w:moveTo w:id="62" w:author="Aleksandra Igrunkova" w:date="2026-06-15T21:43:00Z">
        <w:r w:rsidR="00301516" w:rsidRPr="00AC78DA">
          <w:rPr>
            <w:rFonts w:ascii="Times New Roman" w:hAnsi="Times New Roman" w:cs="Times New Roman"/>
            <w:sz w:val="24"/>
            <w:szCs w:val="24"/>
          </w:rPr>
          <w:t>ибридн</w:t>
        </w:r>
        <w:del w:id="63" w:author="Aleksandra Igrunkova" w:date="2026-06-15T21:43:00Z">
          <w:r w:rsidR="00301516" w:rsidRPr="00AC78DA" w:rsidDel="00301516">
            <w:rPr>
              <w:rFonts w:ascii="Times New Roman" w:hAnsi="Times New Roman" w:cs="Times New Roman"/>
              <w:sz w:val="24"/>
              <w:szCs w:val="24"/>
            </w:rPr>
            <w:delText>ый</w:delText>
          </w:r>
        </w:del>
      </w:moveTo>
      <w:ins w:id="64" w:author="Aleksandra Igrunkova" w:date="2026-06-15T21:43:00Z">
        <w:r w:rsidR="00301516">
          <w:rPr>
            <w:rFonts w:ascii="Times New Roman" w:hAnsi="Times New Roman" w:cs="Times New Roman"/>
            <w:sz w:val="24"/>
            <w:szCs w:val="24"/>
          </w:rPr>
          <w:t>ого</w:t>
        </w:r>
      </w:ins>
      <w:moveTo w:id="65" w:author="Aleksandra Igrunkova" w:date="2026-06-15T21:43:00Z">
        <w:r w:rsidR="00301516" w:rsidRPr="00AC78DA">
          <w:rPr>
            <w:rFonts w:ascii="Times New Roman" w:hAnsi="Times New Roman" w:cs="Times New Roman"/>
            <w:sz w:val="24"/>
            <w:szCs w:val="24"/>
          </w:rPr>
          <w:t xml:space="preserve"> комплекс</w:t>
        </w:r>
      </w:moveTo>
      <w:ins w:id="66" w:author="Aleksandra Igrunkova" w:date="2026-06-15T21:44:00Z">
        <w:r w:rsidR="00301516">
          <w:rPr>
            <w:rFonts w:ascii="Times New Roman" w:hAnsi="Times New Roman" w:cs="Times New Roman"/>
            <w:sz w:val="24"/>
            <w:szCs w:val="24"/>
          </w:rPr>
          <w:t>а</w:t>
        </w:r>
      </w:ins>
      <w:moveTo w:id="67" w:author="Aleksandra Igrunkova" w:date="2026-06-15T21:43:00Z">
        <w:r w:rsidR="00301516" w:rsidRPr="00AC78DA">
          <w:rPr>
            <w:rFonts w:ascii="Times New Roman" w:hAnsi="Times New Roman" w:cs="Times New Roman"/>
            <w:sz w:val="24"/>
            <w:szCs w:val="24"/>
          </w:rPr>
          <w:t xml:space="preserve"> на основе </w:t>
        </w:r>
        <w:proofErr w:type="spellStart"/>
        <w:r w:rsidR="00301516" w:rsidRPr="00AC78DA">
          <w:rPr>
            <w:rFonts w:ascii="Times New Roman" w:hAnsi="Times New Roman" w:cs="Times New Roman"/>
            <w:sz w:val="24"/>
            <w:szCs w:val="24"/>
          </w:rPr>
          <w:t>гиалуроновой</w:t>
        </w:r>
        <w:proofErr w:type="spellEnd"/>
        <w:r w:rsidR="00301516" w:rsidRPr="00AC78DA">
          <w:rPr>
            <w:rFonts w:ascii="Times New Roman" w:hAnsi="Times New Roman" w:cs="Times New Roman"/>
            <w:sz w:val="24"/>
            <w:szCs w:val="24"/>
          </w:rPr>
          <w:t xml:space="preserve"> </w:t>
        </w:r>
      </w:moveTo>
      <w:ins w:id="68" w:author="Aleksandra Igrunkova" w:date="2026-06-15T21:44:00Z">
        <w:r w:rsidR="00301516">
          <w:rPr>
            <w:rFonts w:ascii="Times New Roman" w:hAnsi="Times New Roman" w:cs="Times New Roman"/>
            <w:sz w:val="24"/>
            <w:szCs w:val="24"/>
          </w:rPr>
          <w:t xml:space="preserve">кислоты на </w:t>
        </w:r>
      </w:ins>
      <w:moveTo w:id="69" w:author="Aleksandra Igrunkova" w:date="2026-06-15T21:43:00Z">
        <w:del w:id="70" w:author="Aleksandra Igrunkova" w:date="2026-06-15T21:44:00Z">
          <w:r w:rsidR="00301516" w:rsidRPr="00AC78DA" w:rsidDel="00301516">
            <w:rPr>
              <w:rFonts w:ascii="Times New Roman" w:hAnsi="Times New Roman" w:cs="Times New Roman"/>
              <w:sz w:val="24"/>
              <w:szCs w:val="24"/>
            </w:rPr>
            <w:delText xml:space="preserve">кислоты направлен на коррекцию указанных </w:delText>
          </w:r>
        </w:del>
        <w:r w:rsidR="00301516" w:rsidRPr="00AC78DA">
          <w:rPr>
            <w:rFonts w:ascii="Times New Roman" w:hAnsi="Times New Roman" w:cs="Times New Roman"/>
            <w:sz w:val="24"/>
            <w:szCs w:val="24"/>
          </w:rPr>
          <w:t>дистрофических изменений</w:t>
        </w:r>
        <w:del w:id="71" w:author="Aleksandra Igrunkova" w:date="2026-06-15T21:44:00Z">
          <w:r w:rsidR="00301516" w:rsidRPr="00AC78DA" w:rsidDel="00301516">
            <w:rPr>
              <w:rFonts w:ascii="Times New Roman" w:hAnsi="Times New Roman" w:cs="Times New Roman"/>
              <w:sz w:val="24"/>
              <w:szCs w:val="24"/>
            </w:rPr>
            <w:delText>.</w:delText>
          </w:r>
        </w:del>
      </w:moveTo>
      <w:ins w:id="72" w:author="Aleksandra Igrunkova" w:date="2026-06-15T21:44:00Z">
        <w:r w:rsidR="00301516">
          <w:rPr>
            <w:rFonts w:ascii="Times New Roman" w:hAnsi="Times New Roman" w:cs="Times New Roman"/>
            <w:sz w:val="24"/>
            <w:szCs w:val="24"/>
          </w:rPr>
          <w:t xml:space="preserve"> эпителия:</w:t>
        </w:r>
      </w:ins>
      <w:moveTo w:id="73" w:author="Aleksandra Igrunkova" w:date="2026-06-15T21:43:00Z">
        <w:del w:id="74" w:author="Aleksandra Igrunkova" w:date="2026-06-15T21:44:00Z">
          <w:r w:rsidR="00301516" w:rsidRPr="00AC78DA" w:rsidDel="00301516">
            <w:rPr>
              <w:rFonts w:ascii="Times New Roman" w:hAnsi="Times New Roman" w:cs="Times New Roman"/>
              <w:sz w:val="24"/>
              <w:szCs w:val="24"/>
            </w:rPr>
            <w:delText xml:space="preserve"> Предполагается, что</w:delText>
          </w:r>
        </w:del>
      </w:moveTo>
    </w:p>
    <w:moveToRangeEnd w:id="58"/>
    <w:p w14:paraId="76D3CB37" w14:textId="77777777" w:rsidR="00510CD0" w:rsidRPr="00AC78DA" w:rsidRDefault="00AC78DA" w:rsidP="00AC78DA">
      <w:pPr>
        <w:ind w:firstLine="900"/>
        <w:jc w:val="both"/>
        <w:rPr>
          <w:rFonts w:ascii="Times New Roman" w:hAnsi="Times New Roman" w:cs="Times New Roman"/>
          <w:sz w:val="24"/>
          <w:szCs w:val="24"/>
        </w:rPr>
      </w:pPr>
      <w:del w:id="75" w:author="Aleksandra Igrunkova" w:date="2026-06-15T21:44:00Z">
        <w:r w:rsidRPr="00AC78DA" w:rsidDel="00301516">
          <w:rPr>
            <w:rFonts w:ascii="Times New Roman" w:hAnsi="Times New Roman" w:cs="Times New Roman"/>
            <w:sz w:val="24"/>
            <w:szCs w:val="24"/>
          </w:rPr>
          <w:delText>Измерить</w:delText>
        </w:r>
      </w:del>
      <w:r w:rsidRPr="00AC78DA">
        <w:rPr>
          <w:rFonts w:ascii="Times New Roman" w:hAnsi="Times New Roman" w:cs="Times New Roman"/>
          <w:sz w:val="24"/>
          <w:szCs w:val="24"/>
        </w:rPr>
        <w:t xml:space="preserve"> толщину эпидермиса</w:t>
      </w:r>
      <w:del w:id="76" w:author="Aleksandra Igrunkova" w:date="2026-06-15T21:44:00Z">
        <w:r w:rsidRPr="00AC78DA" w:rsidDel="00301516">
          <w:rPr>
            <w:rFonts w:ascii="Times New Roman" w:hAnsi="Times New Roman" w:cs="Times New Roman"/>
            <w:sz w:val="24"/>
            <w:szCs w:val="24"/>
          </w:rPr>
          <w:delText xml:space="preserve"> (мкм) и</w:delText>
        </w:r>
      </w:del>
      <w:ins w:id="77" w:author="Aleksandra Igrunkova" w:date="2026-06-15T21:44:00Z">
        <w:r w:rsidR="00301516">
          <w:rPr>
            <w:rFonts w:ascii="Times New Roman" w:hAnsi="Times New Roman" w:cs="Times New Roman"/>
            <w:sz w:val="24"/>
            <w:szCs w:val="24"/>
          </w:rPr>
          <w:t>,</w:t>
        </w:r>
      </w:ins>
      <w:del w:id="78" w:author="Aleksandra Igrunkova" w:date="2026-06-15T21:44:00Z">
        <w:r w:rsidRPr="00AC78DA" w:rsidDel="00301516">
          <w:rPr>
            <w:rFonts w:ascii="Times New Roman" w:hAnsi="Times New Roman" w:cs="Times New Roman"/>
            <w:sz w:val="24"/>
            <w:szCs w:val="24"/>
          </w:rPr>
          <w:delText xml:space="preserve"> оценить</w:delText>
        </w:r>
      </w:del>
      <w:r w:rsidRPr="00AC78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78DA">
        <w:rPr>
          <w:rFonts w:ascii="Times New Roman" w:hAnsi="Times New Roman" w:cs="Times New Roman"/>
          <w:sz w:val="24"/>
          <w:szCs w:val="24"/>
        </w:rPr>
        <w:t>акантоз</w:t>
      </w:r>
      <w:proofErr w:type="spellEnd"/>
      <w:r w:rsidRPr="00AC78DA">
        <w:rPr>
          <w:rFonts w:ascii="Times New Roman" w:hAnsi="Times New Roman" w:cs="Times New Roman"/>
          <w:sz w:val="24"/>
          <w:szCs w:val="24"/>
        </w:rPr>
        <w:t>, количество клеток с вакуольной дистрофией</w:t>
      </w:r>
      <w:ins w:id="79" w:author="Aleksandra Igrunkova" w:date="2026-06-15T21:44:00Z">
        <w:r w:rsidR="00301516">
          <w:rPr>
            <w:rFonts w:ascii="Times New Roman" w:hAnsi="Times New Roman" w:cs="Times New Roman"/>
            <w:sz w:val="24"/>
            <w:szCs w:val="24"/>
          </w:rPr>
          <w:t>.</w:t>
        </w:r>
      </w:ins>
      <w:del w:id="80" w:author="Aleksandra Igrunkova" w:date="2026-06-15T21:44:00Z">
        <w:r w:rsidRPr="00AC78DA" w:rsidDel="00301516">
          <w:rPr>
            <w:rFonts w:ascii="Times New Roman" w:hAnsi="Times New Roman" w:cs="Times New Roman"/>
            <w:sz w:val="24"/>
            <w:szCs w:val="24"/>
          </w:rPr>
          <w:delText xml:space="preserve"> биоптатах до и после терапии.</w:delText>
        </w:r>
      </w:del>
    </w:p>
    <w:sectPr w:rsidR="00510CD0" w:rsidRPr="00AC78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5" w:author="Aleksandra Igrunkova" w:date="2026-06-15T21:38:00Z" w:initials="AI">
    <w:p w14:paraId="587BD0DB" w14:textId="77777777" w:rsidR="00301516" w:rsidRDefault="00301516">
      <w:pPr>
        <w:pStyle w:val="a4"/>
      </w:pPr>
      <w:r>
        <w:rPr>
          <w:rStyle w:val="a3"/>
        </w:rPr>
        <w:annotationRef/>
      </w:r>
      <w:r>
        <w:t>Это как?</w:t>
      </w:r>
    </w:p>
  </w:comment>
  <w:comment w:id="28" w:author="Aleksandra Igrunkova" w:date="2026-06-15T21:38:00Z" w:initials="AI">
    <w:p w14:paraId="210840CB" w14:textId="77777777" w:rsidR="00301516" w:rsidRDefault="00301516">
      <w:pPr>
        <w:pStyle w:val="a4"/>
      </w:pPr>
      <w:r>
        <w:rPr>
          <w:rStyle w:val="a3"/>
        </w:rPr>
        <w:annotationRef/>
      </w:r>
      <w:r>
        <w:t>В старом роговом слое или у возрастной группы людей?</w:t>
      </w:r>
    </w:p>
  </w:comment>
  <w:comment w:id="33" w:author="Aleksandra Igrunkova" w:date="2026-06-15T21:41:00Z" w:initials="AI">
    <w:p w14:paraId="54AA806A" w14:textId="77777777" w:rsidR="00301516" w:rsidRDefault="00301516">
      <w:pPr>
        <w:pStyle w:val="a4"/>
      </w:pPr>
      <w:r>
        <w:rPr>
          <w:rStyle w:val="a3"/>
        </w:rPr>
        <w:annotationRef/>
      </w:r>
      <w:r>
        <w:t>Повтор с первым предложением этого абзаца. Объединить</w:t>
      </w:r>
    </w:p>
  </w:comment>
  <w:comment w:id="42" w:author="Aleksandra Igrunkova" w:date="2026-06-15T21:38:00Z" w:initials="AI">
    <w:p w14:paraId="2C0D4617" w14:textId="77777777" w:rsidR="00301516" w:rsidRDefault="00301516" w:rsidP="00301516">
      <w:pPr>
        <w:pStyle w:val="a4"/>
      </w:pPr>
      <w:r>
        <w:rPr>
          <w:rStyle w:val="a3"/>
        </w:rPr>
        <w:annotationRef/>
      </w:r>
      <w:r>
        <w:t>В старом роговом слое или у возрастной группы людей?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87BD0DB" w15:done="0"/>
  <w15:commentEx w15:paraId="210840CB" w15:done="0"/>
  <w15:commentEx w15:paraId="54AA806A" w15:done="0"/>
  <w15:commentEx w15:paraId="2C0D4617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leksandra Igrunkova">
    <w15:presenceInfo w15:providerId="None" w15:userId="Aleksandra Igrunkov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84E"/>
    <w:rsid w:val="00301516"/>
    <w:rsid w:val="004E084E"/>
    <w:rsid w:val="00510CD0"/>
    <w:rsid w:val="00AC7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4081E"/>
  <w15:chartTrackingRefBased/>
  <w15:docId w15:val="{A0002282-F251-4CE7-A443-809F611E4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301516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301516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301516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301516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301516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3015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30151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Igrunkova</dc:creator>
  <cp:keywords/>
  <dc:description/>
  <cp:lastModifiedBy>Aleksandra Igrunkova</cp:lastModifiedBy>
  <cp:revision>2</cp:revision>
  <dcterms:created xsi:type="dcterms:W3CDTF">2026-06-15T17:59:00Z</dcterms:created>
  <dcterms:modified xsi:type="dcterms:W3CDTF">2026-06-15T18:44:00Z</dcterms:modified>
</cp:coreProperties>
</file>